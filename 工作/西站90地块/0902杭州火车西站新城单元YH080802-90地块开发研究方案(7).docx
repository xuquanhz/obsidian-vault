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725" w:rsidRDefault="002A2725">
      <w:pPr>
        <w:widowControl w:val="0"/>
        <w:spacing w:line="360" w:lineRule="exact"/>
        <w:rPr>
          <w:rFonts w:ascii="Times New Roman" w:hAnsi="Times New Roman" w:cs="Times New Roman"/>
        </w:rPr>
      </w:pPr>
    </w:p>
    <w:p w:rsidR="002A2725" w:rsidRDefault="002A2725">
      <w:pPr>
        <w:widowControl w:val="0"/>
        <w:spacing w:line="360" w:lineRule="exact"/>
        <w:rPr>
          <w:rFonts w:ascii="Times New Roman" w:hAnsi="Times New Roman" w:cs="Times New Roman"/>
        </w:rPr>
      </w:pPr>
    </w:p>
    <w:p w:rsidR="002A2725" w:rsidRDefault="002A2725">
      <w:pPr>
        <w:widowControl w:val="0"/>
        <w:spacing w:line="360" w:lineRule="exact"/>
        <w:rPr>
          <w:rFonts w:ascii="Times New Roman" w:hAnsi="Times New Roman" w:cs="Times New Roman"/>
        </w:rPr>
      </w:pPr>
    </w:p>
    <w:p w:rsidR="002A2725" w:rsidRDefault="002A2725">
      <w:pPr>
        <w:widowControl w:val="0"/>
        <w:spacing w:line="360" w:lineRule="exact"/>
        <w:rPr>
          <w:rFonts w:ascii="Times New Roman" w:hAnsi="Times New Roman" w:cs="Times New Roman"/>
        </w:rPr>
      </w:pPr>
    </w:p>
    <w:p w:rsidR="002A2725" w:rsidRDefault="002A2725">
      <w:pPr>
        <w:widowControl w:val="0"/>
        <w:spacing w:line="360" w:lineRule="exact"/>
        <w:rPr>
          <w:rFonts w:ascii="Times New Roman" w:hAnsi="Times New Roman" w:cs="Times New Roman"/>
        </w:rPr>
      </w:pPr>
    </w:p>
    <w:p w:rsidR="002A2725" w:rsidRDefault="002A2725">
      <w:pPr>
        <w:widowControl w:val="0"/>
        <w:spacing w:line="360" w:lineRule="exact"/>
        <w:rPr>
          <w:rFonts w:ascii="Times New Roman" w:hAnsi="Times New Roman" w:cs="Times New Roman"/>
        </w:rPr>
      </w:pPr>
    </w:p>
    <w:p w:rsidR="002A2725" w:rsidRDefault="002A2725">
      <w:pPr>
        <w:widowControl w:val="0"/>
        <w:spacing w:line="360" w:lineRule="exact"/>
        <w:rPr>
          <w:rFonts w:ascii="Times New Roman" w:hAnsi="Times New Roman" w:cs="Times New Roman"/>
        </w:rPr>
      </w:pPr>
    </w:p>
    <w:p w:rsidR="002A2725" w:rsidRDefault="002A2725">
      <w:pPr>
        <w:widowControl w:val="0"/>
        <w:spacing w:line="360" w:lineRule="exact"/>
        <w:rPr>
          <w:rFonts w:ascii="Times New Roman" w:hAnsi="Times New Roman" w:cs="Times New Roman"/>
        </w:rPr>
      </w:pPr>
    </w:p>
    <w:p w:rsidR="002A2725" w:rsidRDefault="002A2725">
      <w:pPr>
        <w:widowControl w:val="0"/>
        <w:spacing w:line="360" w:lineRule="exact"/>
        <w:rPr>
          <w:rFonts w:ascii="Times New Roman" w:hAnsi="Times New Roman" w:cs="Times New Roman"/>
        </w:rPr>
      </w:pPr>
    </w:p>
    <w:p w:rsidR="002A2725" w:rsidRDefault="00763A73">
      <w:pPr>
        <w:widowControl w:val="0"/>
        <w:spacing w:after="0" w:line="240" w:lineRule="auto"/>
        <w:jc w:val="center"/>
        <w:rPr>
          <w:rFonts w:ascii="Times New Roman" w:eastAsia="小标宋" w:hAnsi="Times New Roman" w:cs="Times New Roman"/>
          <w:sz w:val="44"/>
          <w:szCs w:val="44"/>
          <w:lang w:eastAsia="zh-CN"/>
        </w:rPr>
      </w:pPr>
      <w:r>
        <w:rPr>
          <w:rFonts w:ascii="Times New Roman" w:eastAsia="小标宋" w:hAnsi="Times New Roman" w:cs="Times New Roman"/>
          <w:sz w:val="44"/>
          <w:szCs w:val="44"/>
          <w:lang w:eastAsia="zh-CN"/>
        </w:rPr>
        <w:t>杭州火车西站新城单元</w:t>
      </w:r>
      <w:r>
        <w:rPr>
          <w:rFonts w:ascii="Times New Roman" w:eastAsia="小标宋" w:hAnsi="Times New Roman" w:cs="Times New Roman"/>
          <w:sz w:val="44"/>
          <w:szCs w:val="44"/>
          <w:lang w:eastAsia="zh-CN"/>
        </w:rPr>
        <w:t>YH080802-90</w:t>
      </w:r>
      <w:r>
        <w:rPr>
          <w:rFonts w:ascii="Times New Roman" w:eastAsia="小标宋" w:hAnsi="Times New Roman" w:cs="Times New Roman"/>
          <w:sz w:val="44"/>
          <w:szCs w:val="44"/>
          <w:lang w:eastAsia="zh-CN"/>
        </w:rPr>
        <w:t>地块</w:t>
      </w:r>
    </w:p>
    <w:p w:rsidR="002A2725" w:rsidRDefault="00763A73">
      <w:pPr>
        <w:widowControl w:val="0"/>
        <w:spacing w:after="0" w:line="240" w:lineRule="auto"/>
        <w:jc w:val="center"/>
        <w:rPr>
          <w:rFonts w:ascii="Times New Roman" w:eastAsia="小标宋" w:hAnsi="Times New Roman" w:cs="Times New Roman"/>
          <w:sz w:val="44"/>
          <w:szCs w:val="44"/>
          <w:lang w:eastAsia="zh-CN"/>
        </w:rPr>
      </w:pPr>
      <w:r>
        <w:rPr>
          <w:rFonts w:ascii="Times New Roman" w:eastAsia="小标宋" w:hAnsi="Times New Roman" w:cs="Times New Roman"/>
          <w:sz w:val="44"/>
          <w:szCs w:val="44"/>
          <w:lang w:eastAsia="zh-CN"/>
        </w:rPr>
        <w:t>开发研究方案</w:t>
      </w:r>
    </w:p>
    <w:p w:rsidR="002A2725" w:rsidRDefault="002A2725">
      <w:pPr>
        <w:widowControl w:val="0"/>
        <w:spacing w:line="360" w:lineRule="exact"/>
        <w:rPr>
          <w:rFonts w:ascii="Times New Roman" w:eastAsia="小标宋" w:hAnsi="Times New Roman" w:cs="Times New Roman"/>
          <w:sz w:val="44"/>
          <w:szCs w:val="44"/>
          <w:lang w:eastAsia="zh-CN"/>
        </w:rPr>
      </w:pPr>
    </w:p>
    <w:p w:rsidR="002A2725" w:rsidRDefault="002A2725">
      <w:pPr>
        <w:widowControl w:val="0"/>
        <w:spacing w:line="360" w:lineRule="exact"/>
        <w:rPr>
          <w:rFonts w:ascii="Times New Roman" w:eastAsia="小标宋" w:hAnsi="Times New Roman" w:cs="Times New Roman"/>
          <w:sz w:val="44"/>
          <w:szCs w:val="44"/>
          <w:lang w:eastAsia="zh-CN"/>
        </w:rPr>
      </w:pPr>
    </w:p>
    <w:p w:rsidR="002A2725" w:rsidRDefault="002A2725">
      <w:pPr>
        <w:widowControl w:val="0"/>
        <w:spacing w:line="360" w:lineRule="exact"/>
        <w:rPr>
          <w:rFonts w:ascii="Times New Roman" w:eastAsia="小标宋" w:hAnsi="Times New Roman" w:cs="Times New Roman"/>
          <w:sz w:val="44"/>
          <w:szCs w:val="44"/>
          <w:lang w:eastAsia="zh-CN"/>
        </w:rPr>
      </w:pPr>
    </w:p>
    <w:p w:rsidR="002A2725" w:rsidRDefault="002A2725">
      <w:pPr>
        <w:widowControl w:val="0"/>
        <w:spacing w:line="360" w:lineRule="exact"/>
        <w:rPr>
          <w:rFonts w:ascii="Times New Roman" w:eastAsia="小标宋" w:hAnsi="Times New Roman" w:cs="Times New Roman"/>
          <w:sz w:val="44"/>
          <w:szCs w:val="44"/>
          <w:lang w:eastAsia="zh-CN"/>
        </w:rPr>
      </w:pPr>
    </w:p>
    <w:p w:rsidR="002A2725" w:rsidRDefault="002A2725">
      <w:pPr>
        <w:widowControl w:val="0"/>
        <w:spacing w:line="360" w:lineRule="exact"/>
        <w:rPr>
          <w:rFonts w:ascii="Times New Roman" w:eastAsia="小标宋" w:hAnsi="Times New Roman" w:cs="Times New Roman"/>
          <w:sz w:val="44"/>
          <w:szCs w:val="44"/>
          <w:lang w:eastAsia="zh-CN"/>
        </w:rPr>
      </w:pPr>
    </w:p>
    <w:p w:rsidR="002A2725" w:rsidRDefault="002A2725">
      <w:pPr>
        <w:widowControl w:val="0"/>
        <w:spacing w:line="360" w:lineRule="exact"/>
        <w:rPr>
          <w:rFonts w:ascii="Times New Roman" w:eastAsia="小标宋" w:hAnsi="Times New Roman" w:cs="Times New Roman"/>
          <w:sz w:val="44"/>
          <w:szCs w:val="44"/>
          <w:lang w:eastAsia="zh-CN"/>
        </w:rPr>
      </w:pPr>
    </w:p>
    <w:p w:rsidR="002A2725" w:rsidRDefault="002A2725">
      <w:pPr>
        <w:widowControl w:val="0"/>
        <w:spacing w:line="360" w:lineRule="exact"/>
        <w:rPr>
          <w:rFonts w:ascii="Times New Roman" w:eastAsia="小标宋" w:hAnsi="Times New Roman" w:cs="Times New Roman"/>
          <w:sz w:val="44"/>
          <w:szCs w:val="44"/>
          <w:lang w:eastAsia="zh-CN"/>
        </w:rPr>
      </w:pPr>
    </w:p>
    <w:p w:rsidR="002A2725" w:rsidRDefault="002A2725">
      <w:pPr>
        <w:widowControl w:val="0"/>
        <w:spacing w:line="360" w:lineRule="exact"/>
        <w:rPr>
          <w:rFonts w:ascii="Times New Roman" w:eastAsia="小标宋" w:hAnsi="Times New Roman" w:cs="Times New Roman"/>
          <w:sz w:val="44"/>
          <w:szCs w:val="44"/>
          <w:lang w:eastAsia="zh-CN"/>
        </w:rPr>
      </w:pPr>
    </w:p>
    <w:p w:rsidR="002A2725" w:rsidRDefault="002A2725">
      <w:pPr>
        <w:widowControl w:val="0"/>
        <w:spacing w:line="360" w:lineRule="exact"/>
        <w:rPr>
          <w:rFonts w:ascii="Times New Roman" w:eastAsia="小标宋" w:hAnsi="Times New Roman" w:cs="Times New Roman"/>
          <w:sz w:val="44"/>
          <w:szCs w:val="44"/>
          <w:lang w:eastAsia="zh-CN"/>
        </w:rPr>
      </w:pPr>
    </w:p>
    <w:p w:rsidR="002A2725" w:rsidRDefault="00763A73">
      <w:pPr>
        <w:widowControl w:val="0"/>
        <w:spacing w:line="560" w:lineRule="exact"/>
        <w:jc w:val="center"/>
        <w:rPr>
          <w:rFonts w:ascii="Times New Roman" w:eastAsia="小标宋" w:hAnsi="Times New Roman" w:cs="Times New Roman"/>
          <w:sz w:val="44"/>
          <w:szCs w:val="44"/>
          <w:lang w:eastAsia="zh-CN"/>
        </w:rPr>
      </w:pPr>
      <w:r>
        <w:rPr>
          <w:rFonts w:ascii="Times New Roman" w:eastAsia="楷体_GB2312" w:hAnsi="Times New Roman" w:cs="Times New Roman"/>
          <w:bCs/>
          <w:szCs w:val="32"/>
          <w:lang w:eastAsia="zh-CN"/>
        </w:rPr>
        <w:t>2026</w:t>
      </w:r>
      <w:r>
        <w:rPr>
          <w:rFonts w:ascii="Times New Roman" w:eastAsia="楷体_GB2312" w:hAnsi="Times New Roman" w:cs="Times New Roman"/>
          <w:bCs/>
          <w:szCs w:val="32"/>
          <w:lang w:eastAsia="zh-CN"/>
        </w:rPr>
        <w:t>年</w:t>
      </w:r>
      <w:r>
        <w:rPr>
          <w:rFonts w:ascii="Times New Roman" w:eastAsia="楷体_GB2312" w:hAnsi="Times New Roman" w:cs="Times New Roman"/>
          <w:bCs/>
          <w:szCs w:val="32"/>
          <w:lang w:eastAsia="zh-CN"/>
        </w:rPr>
        <w:t>9</w:t>
      </w:r>
      <w:r>
        <w:rPr>
          <w:rFonts w:ascii="Times New Roman" w:eastAsia="楷体_GB2312" w:hAnsi="Times New Roman" w:cs="Times New Roman"/>
          <w:bCs/>
          <w:szCs w:val="32"/>
          <w:lang w:eastAsia="zh-CN"/>
        </w:rPr>
        <w:t>月</w:t>
      </w:r>
      <w:r>
        <w:rPr>
          <w:rFonts w:ascii="Times New Roman" w:eastAsia="楷体_GB2312" w:hAnsi="Times New Roman" w:cs="Times New Roman"/>
          <w:bCs/>
          <w:szCs w:val="32"/>
          <w:lang w:eastAsia="zh-CN"/>
        </w:rPr>
        <w:t>2</w:t>
      </w:r>
      <w:r>
        <w:rPr>
          <w:rFonts w:ascii="Times New Roman" w:eastAsia="楷体_GB2312" w:hAnsi="Times New Roman" w:cs="Times New Roman"/>
          <w:bCs/>
          <w:szCs w:val="32"/>
          <w:lang w:eastAsia="zh-CN"/>
        </w:rPr>
        <w:t>日</w:t>
      </w:r>
    </w:p>
    <w:p w:rsidR="002A2725" w:rsidRDefault="00763A73">
      <w:pPr>
        <w:widowControl w:val="0"/>
        <w:rPr>
          <w:rFonts w:ascii="Times New Roman" w:hAnsi="Times New Roman" w:cs="Times New Roman"/>
          <w:lang w:eastAsia="zh-CN"/>
        </w:rPr>
      </w:pPr>
      <w:r>
        <w:rPr>
          <w:rFonts w:ascii="Times New Roman" w:hAnsi="Times New Roman" w:cs="Times New Roman"/>
          <w:lang w:eastAsia="zh-CN"/>
        </w:rPr>
        <w:lastRenderedPageBreak/>
        <w:br w:type="page"/>
      </w:r>
    </w:p>
    <w:sdt>
      <w:sdtPr>
        <w:rPr>
          <w:rFonts w:ascii="Times New Roman" w:eastAsia="小标宋" w:hAnsi="Times New Roman" w:cs="Times New Roman"/>
          <w:szCs w:val="32"/>
        </w:rPr>
        <w:id w:val="147479391"/>
        <w:docPartObj>
          <w:docPartGallery w:val="Table of Contents"/>
          <w:docPartUnique/>
        </w:docPartObj>
      </w:sdtPr>
      <w:sdtContent>
        <w:p w:rsidR="002A2725" w:rsidRDefault="00763A73">
          <w:pPr>
            <w:spacing w:line="300" w:lineRule="auto"/>
            <w:jc w:val="center"/>
            <w:rPr>
              <w:rFonts w:ascii="Times New Roman" w:eastAsia="小标宋" w:hAnsi="Times New Roman" w:cs="Times New Roman"/>
              <w:szCs w:val="32"/>
              <w:lang w:eastAsia="zh-CN"/>
            </w:rPr>
          </w:pPr>
          <w:r>
            <w:rPr>
              <w:rFonts w:ascii="Times New Roman" w:eastAsia="小标宋" w:hAnsi="Times New Roman" w:cs="Times New Roman"/>
              <w:szCs w:val="32"/>
              <w:lang w:eastAsia="zh-CN"/>
            </w:rPr>
            <w:t>目录</w:t>
          </w:r>
        </w:p>
        <w:p w:rsidR="002A2725" w:rsidRDefault="002A2725">
          <w:pPr>
            <w:pStyle w:val="10"/>
            <w:tabs>
              <w:tab w:val="right" w:leader="dot" w:pos="9179"/>
            </w:tabs>
            <w:spacing w:line="300" w:lineRule="auto"/>
            <w:rPr>
              <w:rFonts w:ascii="Times New Roman" w:hAnsi="Times New Roman" w:cs="Times New Roman"/>
            </w:rPr>
          </w:pPr>
          <w:r>
            <w:rPr>
              <w:rFonts w:ascii="Times New Roman" w:hAnsi="Times New Roman" w:cs="Times New Roman"/>
            </w:rPr>
            <w:fldChar w:fldCharType="begin"/>
          </w:r>
          <w:r w:rsidR="00763A73">
            <w:rPr>
              <w:rFonts w:ascii="Times New Roman" w:hAnsi="Times New Roman" w:cs="Times New Roman"/>
            </w:rPr>
            <w:instrText xml:space="preserve">TOC \o "1-2" \h \u </w:instrText>
          </w:r>
          <w:r>
            <w:rPr>
              <w:rFonts w:ascii="Times New Roman" w:hAnsi="Times New Roman" w:cs="Times New Roman"/>
            </w:rPr>
            <w:fldChar w:fldCharType="separate"/>
          </w:r>
          <w:hyperlink w:anchor="_Toc3160" w:history="1">
            <w:r w:rsidR="00763A73">
              <w:rPr>
                <w:rFonts w:ascii="Times New Roman" w:eastAsia="黑体" w:hAnsi="Times New Roman" w:cs="Times New Roman"/>
              </w:rPr>
              <w:t>一、项目概况</w:t>
            </w:r>
            <w:r w:rsidR="00763A73">
              <w:rPr>
                <w:rFonts w:ascii="Times New Roman" w:eastAsia="黑体" w:hAnsi="Times New Roman" w:cs="Times New Roman"/>
              </w:rPr>
              <w:tab/>
            </w:r>
            <w:r>
              <w:rPr>
                <w:rFonts w:ascii="Times New Roman" w:eastAsia="黑体" w:hAnsi="Times New Roman" w:cs="Times New Roman"/>
              </w:rPr>
              <w:fldChar w:fldCharType="begin"/>
            </w:r>
            <w:r w:rsidR="00763A73">
              <w:rPr>
                <w:rFonts w:ascii="Times New Roman" w:eastAsia="黑体" w:hAnsi="Times New Roman" w:cs="Times New Roman"/>
              </w:rPr>
              <w:instrText xml:space="preserve"> PAGEREF _Toc3160 \h </w:instrText>
            </w:r>
            <w:r>
              <w:rPr>
                <w:rFonts w:ascii="Times New Roman" w:eastAsia="黑体" w:hAnsi="Times New Roman" w:cs="Times New Roman"/>
              </w:rPr>
            </w:r>
            <w:r>
              <w:rPr>
                <w:rFonts w:ascii="Times New Roman" w:eastAsia="黑体" w:hAnsi="Times New Roman" w:cs="Times New Roman"/>
              </w:rPr>
              <w:fldChar w:fldCharType="separate"/>
            </w:r>
            <w:r w:rsidR="00763A73">
              <w:rPr>
                <w:rFonts w:ascii="Times New Roman" w:eastAsia="黑体" w:hAnsi="Times New Roman" w:cs="Times New Roman"/>
              </w:rPr>
              <w:t>4</w:t>
            </w:r>
            <w:r>
              <w:rPr>
                <w:rFonts w:ascii="Times New Roman" w:eastAsia="黑体" w:hAnsi="Times New Roman" w:cs="Times New Roman"/>
              </w:rPr>
              <w:fldChar w:fldCharType="end"/>
            </w:r>
          </w:hyperlink>
        </w:p>
        <w:p w:rsidR="002A2725" w:rsidRDefault="002A2725" w:rsidP="00537350">
          <w:pPr>
            <w:pStyle w:val="23"/>
            <w:tabs>
              <w:tab w:val="right" w:leader="dot" w:pos="9179"/>
            </w:tabs>
            <w:spacing w:line="300" w:lineRule="auto"/>
            <w:ind w:left="640"/>
            <w:rPr>
              <w:rFonts w:ascii="Times New Roman" w:hAnsi="Times New Roman" w:cs="Times New Roman"/>
            </w:rPr>
          </w:pPr>
          <w:hyperlink w:anchor="_Toc30623" w:history="1">
            <w:r w:rsidR="00763A73">
              <w:rPr>
                <w:rFonts w:ascii="Times New Roman" w:hAnsi="Times New Roman" w:cs="Times New Roman"/>
              </w:rPr>
              <w:t>（一）地块基本情况</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_Toc30623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4</w:t>
            </w:r>
            <w:r>
              <w:rPr>
                <w:rFonts w:ascii="Times New Roman" w:hAnsi="Times New Roman" w:cs="Times New Roman"/>
              </w:rPr>
              <w:fldChar w:fldCharType="end"/>
            </w:r>
          </w:hyperlink>
        </w:p>
        <w:p w:rsidR="002A2725" w:rsidRDefault="002A2725" w:rsidP="00537350">
          <w:pPr>
            <w:pStyle w:val="23"/>
            <w:tabs>
              <w:tab w:val="right" w:leader="dot" w:pos="9179"/>
            </w:tabs>
            <w:spacing w:line="300" w:lineRule="auto"/>
            <w:ind w:left="640"/>
            <w:rPr>
              <w:rFonts w:ascii="Times New Roman" w:hAnsi="Times New Roman" w:cs="Times New Roman"/>
            </w:rPr>
          </w:pPr>
          <w:hyperlink w:anchor="_Toc12459" w:history="1">
            <w:r w:rsidR="00763A73">
              <w:rPr>
                <w:rFonts w:ascii="Times New Roman" w:hAnsi="Times New Roman" w:cs="Times New Roman"/>
              </w:rPr>
              <w:t>（二）</w:t>
            </w:r>
            <w:r w:rsidR="00763A73">
              <w:rPr>
                <w:rFonts w:ascii="Times New Roman" w:hAnsi="Times New Roman" w:cs="Times New Roman"/>
                <w:lang w:eastAsia="zh-CN"/>
              </w:rPr>
              <w:t>区域</w:t>
            </w:r>
            <w:r w:rsidR="00763A73">
              <w:rPr>
                <w:rFonts w:ascii="Times New Roman" w:hAnsi="Times New Roman" w:cs="Times New Roman"/>
              </w:rPr>
              <w:t>定位与发展现状</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_Toc12459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5</w:t>
            </w:r>
            <w:r>
              <w:rPr>
                <w:rFonts w:ascii="Times New Roman" w:hAnsi="Times New Roman" w:cs="Times New Roman"/>
              </w:rPr>
              <w:fldChar w:fldCharType="end"/>
            </w:r>
          </w:hyperlink>
        </w:p>
        <w:p w:rsidR="002A2725" w:rsidRDefault="002A2725">
          <w:pPr>
            <w:pStyle w:val="10"/>
            <w:tabs>
              <w:tab w:val="right" w:leader="dot" w:pos="9179"/>
            </w:tabs>
            <w:spacing w:line="300" w:lineRule="auto"/>
            <w:rPr>
              <w:rFonts w:ascii="Times New Roman" w:hAnsi="Times New Roman" w:cs="Times New Roman"/>
            </w:rPr>
          </w:pPr>
          <w:hyperlink w:anchor="_Toc1363" w:history="1">
            <w:r w:rsidR="00763A73">
              <w:rPr>
                <w:rFonts w:ascii="Times New Roman" w:eastAsia="黑体" w:hAnsi="Times New Roman" w:cs="Times New Roman"/>
              </w:rPr>
              <w:t>二、项目调研情况</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_Toc1363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6</w:t>
            </w:r>
            <w:r>
              <w:rPr>
                <w:rFonts w:ascii="Times New Roman" w:hAnsi="Times New Roman" w:cs="Times New Roman"/>
              </w:rPr>
              <w:fldChar w:fldCharType="end"/>
            </w:r>
          </w:hyperlink>
        </w:p>
        <w:p w:rsidR="002A2725" w:rsidRDefault="002A2725" w:rsidP="00537350">
          <w:pPr>
            <w:pStyle w:val="23"/>
            <w:tabs>
              <w:tab w:val="right" w:leader="dot" w:pos="9179"/>
            </w:tabs>
            <w:spacing w:line="300" w:lineRule="auto"/>
            <w:ind w:left="640"/>
            <w:rPr>
              <w:rFonts w:ascii="Times New Roman" w:hAnsi="Times New Roman" w:cs="Times New Roman"/>
            </w:rPr>
          </w:pPr>
          <w:hyperlink w:anchor="_Toc30374" w:history="1">
            <w:r w:rsidR="00763A73">
              <w:rPr>
                <w:rFonts w:ascii="Times New Roman" w:hAnsi="Times New Roman" w:cs="Times New Roman"/>
              </w:rPr>
              <w:t>（一）规划条件研究</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_Toc30374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6</w:t>
            </w:r>
            <w:r>
              <w:rPr>
                <w:rFonts w:ascii="Times New Roman" w:hAnsi="Times New Roman" w:cs="Times New Roman"/>
              </w:rPr>
              <w:fldChar w:fldCharType="end"/>
            </w:r>
          </w:hyperlink>
        </w:p>
        <w:p w:rsidR="002A2725" w:rsidRDefault="002A2725" w:rsidP="00537350">
          <w:pPr>
            <w:pStyle w:val="23"/>
            <w:tabs>
              <w:tab w:val="right" w:leader="dot" w:pos="9179"/>
            </w:tabs>
            <w:spacing w:line="300" w:lineRule="auto"/>
            <w:ind w:left="640"/>
            <w:rPr>
              <w:rFonts w:ascii="Times New Roman" w:hAnsi="Times New Roman" w:cs="Times New Roman"/>
            </w:rPr>
          </w:pPr>
          <w:hyperlink w:anchor="_Toc18617" w:history="1">
            <w:r w:rsidR="00763A73">
              <w:rPr>
                <w:rFonts w:ascii="Times New Roman" w:hAnsi="Times New Roman" w:cs="Times New Roman"/>
              </w:rPr>
              <w:t>（二）周边市场分析</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_Toc18617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8</w:t>
            </w:r>
            <w:r>
              <w:rPr>
                <w:rFonts w:ascii="Times New Roman" w:hAnsi="Times New Roman" w:cs="Times New Roman"/>
              </w:rPr>
              <w:fldChar w:fldCharType="end"/>
            </w:r>
          </w:hyperlink>
        </w:p>
        <w:p w:rsidR="002A2725" w:rsidRDefault="002A2725" w:rsidP="00537350">
          <w:pPr>
            <w:pStyle w:val="23"/>
            <w:tabs>
              <w:tab w:val="right" w:leader="dot" w:pos="9179"/>
            </w:tabs>
            <w:spacing w:line="300" w:lineRule="auto"/>
            <w:ind w:left="640"/>
            <w:rPr>
              <w:rFonts w:ascii="Times New Roman" w:hAnsi="Times New Roman" w:cs="Times New Roman"/>
            </w:rPr>
          </w:pPr>
          <w:hyperlink w:anchor="_Toc17549" w:history="1">
            <w:r w:rsidR="00763A73">
              <w:rPr>
                <w:rFonts w:ascii="Times New Roman" w:hAnsi="Times New Roman" w:cs="Times New Roman"/>
              </w:rPr>
              <w:t>（</w:t>
            </w:r>
            <w:r w:rsidR="00763A73">
              <w:rPr>
                <w:rFonts w:ascii="Times New Roman" w:hAnsi="Times New Roman" w:cs="Times New Roman"/>
                <w:lang w:eastAsia="zh-CN"/>
              </w:rPr>
              <w:t>三</w:t>
            </w:r>
            <w:r w:rsidR="00763A73">
              <w:rPr>
                <w:rFonts w:ascii="Times New Roman" w:hAnsi="Times New Roman" w:cs="Times New Roman"/>
              </w:rPr>
              <w:t>）产业资源对接情况</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_Toc17549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10</w:t>
            </w:r>
            <w:r>
              <w:rPr>
                <w:rFonts w:ascii="Times New Roman" w:hAnsi="Times New Roman" w:cs="Times New Roman"/>
              </w:rPr>
              <w:fldChar w:fldCharType="end"/>
            </w:r>
          </w:hyperlink>
        </w:p>
        <w:p w:rsidR="002A2725" w:rsidRDefault="002A2725">
          <w:pPr>
            <w:pStyle w:val="10"/>
            <w:tabs>
              <w:tab w:val="right" w:leader="dot" w:pos="9179"/>
            </w:tabs>
            <w:spacing w:line="300" w:lineRule="auto"/>
            <w:rPr>
              <w:rFonts w:ascii="Times New Roman" w:hAnsi="Times New Roman" w:cs="Times New Roman"/>
            </w:rPr>
          </w:pPr>
          <w:hyperlink w:anchor="_Toc3672" w:history="1">
            <w:r w:rsidR="00763A73">
              <w:rPr>
                <w:rFonts w:ascii="Times New Roman" w:eastAsia="黑体" w:hAnsi="Times New Roman" w:cs="Times New Roman"/>
              </w:rPr>
              <w:t>三、开发方案分析</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_Toc3672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12</w:t>
            </w:r>
            <w:r>
              <w:rPr>
                <w:rFonts w:ascii="Times New Roman" w:hAnsi="Times New Roman" w:cs="Times New Roman"/>
              </w:rPr>
              <w:fldChar w:fldCharType="end"/>
            </w:r>
          </w:hyperlink>
        </w:p>
        <w:p w:rsidR="002A2725" w:rsidRDefault="002A2725" w:rsidP="00537350">
          <w:pPr>
            <w:pStyle w:val="23"/>
            <w:tabs>
              <w:tab w:val="right" w:leader="dot" w:pos="9179"/>
            </w:tabs>
            <w:spacing w:line="300" w:lineRule="auto"/>
            <w:ind w:left="640"/>
            <w:rPr>
              <w:rFonts w:ascii="Times New Roman" w:hAnsi="Times New Roman" w:cs="Times New Roman"/>
            </w:rPr>
          </w:pPr>
          <w:hyperlink w:anchor="_Toc32468" w:history="1">
            <w:r w:rsidR="00763A73">
              <w:rPr>
                <w:rFonts w:ascii="Times New Roman" w:hAnsi="Times New Roman" w:cs="Times New Roman"/>
              </w:rPr>
              <w:t>（一）方案一：产业园区与酒店复合开发</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_Toc32468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15</w:t>
            </w:r>
            <w:r>
              <w:rPr>
                <w:rFonts w:ascii="Times New Roman" w:hAnsi="Times New Roman" w:cs="Times New Roman"/>
              </w:rPr>
              <w:fldChar w:fldCharType="end"/>
            </w:r>
          </w:hyperlink>
        </w:p>
        <w:p w:rsidR="002A2725" w:rsidRDefault="002A2725" w:rsidP="00537350">
          <w:pPr>
            <w:pStyle w:val="23"/>
            <w:tabs>
              <w:tab w:val="right" w:leader="dot" w:pos="9179"/>
            </w:tabs>
            <w:spacing w:line="300" w:lineRule="auto"/>
            <w:ind w:left="640"/>
            <w:rPr>
              <w:rFonts w:ascii="Times New Roman" w:hAnsi="Times New Roman" w:cs="Times New Roman"/>
            </w:rPr>
          </w:pPr>
          <w:hyperlink w:anchor="_Toc29363" w:history="1">
            <w:r w:rsidR="00763A73">
              <w:rPr>
                <w:rFonts w:ascii="Times New Roman" w:hAnsi="Times New Roman" w:cs="Times New Roman"/>
              </w:rPr>
              <w:t>（二）方案二：</w:t>
            </w:r>
            <w:r w:rsidR="00763A73">
              <w:rPr>
                <w:rFonts w:ascii="Times New Roman" w:hAnsi="Times New Roman" w:cs="Times New Roman"/>
                <w:lang w:eastAsia="zh-CN"/>
              </w:rPr>
              <w:t>产业链</w:t>
            </w:r>
            <w:r w:rsidR="00763A73">
              <w:rPr>
                <w:rFonts w:ascii="Times New Roman" w:hAnsi="Times New Roman" w:cs="Times New Roman"/>
              </w:rPr>
              <w:t>企业及特色资源导入开发</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w:instrText>
            </w:r>
            <w:r w:rsidR="00763A73">
              <w:rPr>
                <w:rFonts w:ascii="Times New Roman" w:hAnsi="Times New Roman" w:cs="Times New Roman"/>
              </w:rPr>
              <w:instrText xml:space="preserve">c29363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17</w:t>
            </w:r>
            <w:r>
              <w:rPr>
                <w:rFonts w:ascii="Times New Roman" w:hAnsi="Times New Roman" w:cs="Times New Roman"/>
              </w:rPr>
              <w:fldChar w:fldCharType="end"/>
            </w:r>
          </w:hyperlink>
        </w:p>
        <w:p w:rsidR="002A2725" w:rsidRDefault="002A2725" w:rsidP="00537350">
          <w:pPr>
            <w:pStyle w:val="23"/>
            <w:tabs>
              <w:tab w:val="right" w:leader="dot" w:pos="9179"/>
            </w:tabs>
            <w:spacing w:line="300" w:lineRule="auto"/>
            <w:ind w:left="640"/>
            <w:rPr>
              <w:rFonts w:ascii="Times New Roman" w:hAnsi="Times New Roman" w:cs="Times New Roman"/>
            </w:rPr>
          </w:pPr>
          <w:hyperlink w:anchor="_Toc31311" w:history="1">
            <w:r w:rsidR="00763A73">
              <w:rPr>
                <w:rFonts w:ascii="Times New Roman" w:hAnsi="Times New Roman" w:cs="Times New Roman"/>
              </w:rPr>
              <w:t>（三）方案三：产业园区租售结合开发</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_Toc31311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19</w:t>
            </w:r>
            <w:r>
              <w:rPr>
                <w:rFonts w:ascii="Times New Roman" w:hAnsi="Times New Roman" w:cs="Times New Roman"/>
              </w:rPr>
              <w:fldChar w:fldCharType="end"/>
            </w:r>
          </w:hyperlink>
        </w:p>
        <w:p w:rsidR="002A2725" w:rsidRDefault="002A2725">
          <w:pPr>
            <w:pStyle w:val="10"/>
            <w:tabs>
              <w:tab w:val="right" w:leader="dot" w:pos="9179"/>
            </w:tabs>
            <w:spacing w:line="300" w:lineRule="auto"/>
            <w:rPr>
              <w:rFonts w:ascii="Times New Roman" w:hAnsi="Times New Roman" w:cs="Times New Roman"/>
            </w:rPr>
          </w:pPr>
          <w:hyperlink w:anchor="_Toc24646" w:history="1">
            <w:r w:rsidR="00763A73">
              <w:rPr>
                <w:rFonts w:ascii="Times New Roman" w:eastAsia="黑体" w:hAnsi="Times New Roman" w:cs="Times New Roman"/>
              </w:rPr>
              <w:t>四、投资测算分析</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w:instrText>
            </w:r>
            <w:r w:rsidR="00763A73">
              <w:rPr>
                <w:rFonts w:ascii="Times New Roman" w:hAnsi="Times New Roman" w:cs="Times New Roman"/>
              </w:rPr>
              <w:instrText xml:space="preserve">_Toc24646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21</w:t>
            </w:r>
            <w:r>
              <w:rPr>
                <w:rFonts w:ascii="Times New Roman" w:hAnsi="Times New Roman" w:cs="Times New Roman"/>
              </w:rPr>
              <w:fldChar w:fldCharType="end"/>
            </w:r>
          </w:hyperlink>
        </w:p>
        <w:p w:rsidR="002A2725" w:rsidRDefault="002A2725" w:rsidP="00537350">
          <w:pPr>
            <w:pStyle w:val="23"/>
            <w:tabs>
              <w:tab w:val="right" w:leader="dot" w:pos="9179"/>
            </w:tabs>
            <w:spacing w:line="300" w:lineRule="auto"/>
            <w:ind w:left="640"/>
            <w:rPr>
              <w:rFonts w:ascii="Times New Roman" w:hAnsi="Times New Roman" w:cs="Times New Roman"/>
            </w:rPr>
          </w:pPr>
          <w:hyperlink w:anchor="_Toc1198" w:history="1">
            <w:r w:rsidR="00763A73">
              <w:rPr>
                <w:rFonts w:ascii="Times New Roman" w:hAnsi="Times New Roman" w:cs="Times New Roman"/>
              </w:rPr>
              <w:t>（一）测算基础</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_Toc1198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21</w:t>
            </w:r>
            <w:r>
              <w:rPr>
                <w:rFonts w:ascii="Times New Roman" w:hAnsi="Times New Roman" w:cs="Times New Roman"/>
              </w:rPr>
              <w:fldChar w:fldCharType="end"/>
            </w:r>
          </w:hyperlink>
        </w:p>
        <w:p w:rsidR="002A2725" w:rsidRDefault="002A2725" w:rsidP="00537350">
          <w:pPr>
            <w:pStyle w:val="23"/>
            <w:tabs>
              <w:tab w:val="right" w:leader="dot" w:pos="9179"/>
            </w:tabs>
            <w:spacing w:line="300" w:lineRule="auto"/>
            <w:ind w:left="640"/>
            <w:rPr>
              <w:rFonts w:ascii="Times New Roman" w:hAnsi="Times New Roman" w:cs="Times New Roman"/>
            </w:rPr>
          </w:pPr>
          <w:hyperlink w:anchor="_Toc28286" w:history="1">
            <w:r w:rsidR="00763A73">
              <w:rPr>
                <w:rFonts w:ascii="Times New Roman" w:hAnsi="Times New Roman" w:cs="Times New Roman"/>
              </w:rPr>
              <w:t>（二）经济性比较</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_Toc28286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23</w:t>
            </w:r>
            <w:r>
              <w:rPr>
                <w:rFonts w:ascii="Times New Roman" w:hAnsi="Times New Roman" w:cs="Times New Roman"/>
              </w:rPr>
              <w:fldChar w:fldCharType="end"/>
            </w:r>
          </w:hyperlink>
        </w:p>
        <w:p w:rsidR="002A2725" w:rsidRDefault="002A2725">
          <w:pPr>
            <w:pStyle w:val="10"/>
            <w:tabs>
              <w:tab w:val="right" w:leader="dot" w:pos="9179"/>
            </w:tabs>
            <w:spacing w:line="300" w:lineRule="auto"/>
            <w:rPr>
              <w:rFonts w:ascii="Times New Roman" w:hAnsi="Times New Roman" w:cs="Times New Roman"/>
            </w:rPr>
          </w:pPr>
          <w:hyperlink w:anchor="_Toc24105" w:history="1">
            <w:r w:rsidR="00763A73">
              <w:rPr>
                <w:rFonts w:ascii="Times New Roman" w:eastAsia="黑体" w:hAnsi="Times New Roman" w:cs="Times New Roman"/>
              </w:rPr>
              <w:t>五、</w:t>
            </w:r>
            <w:r w:rsidR="00763A73">
              <w:rPr>
                <w:rFonts w:ascii="Times New Roman" w:eastAsia="黑体" w:hAnsi="Times New Roman" w:cs="Times New Roman"/>
                <w:lang w:eastAsia="zh-CN"/>
              </w:rPr>
              <w:t>研究</w:t>
            </w:r>
            <w:r w:rsidR="00763A73">
              <w:rPr>
                <w:rFonts w:ascii="Times New Roman" w:eastAsia="黑体" w:hAnsi="Times New Roman" w:cs="Times New Roman"/>
              </w:rPr>
              <w:t>结论</w:t>
            </w:r>
            <w:r w:rsidR="00763A73">
              <w:rPr>
                <w:rFonts w:ascii="Times New Roman" w:hAnsi="Times New Roman" w:cs="Times New Roman"/>
              </w:rPr>
              <w:tab/>
            </w:r>
            <w:r>
              <w:rPr>
                <w:rFonts w:ascii="Times New Roman" w:hAnsi="Times New Roman" w:cs="Times New Roman"/>
              </w:rPr>
              <w:fldChar w:fldCharType="begin"/>
            </w:r>
            <w:r w:rsidR="00763A73">
              <w:rPr>
                <w:rFonts w:ascii="Times New Roman" w:hAnsi="Times New Roman" w:cs="Times New Roman"/>
              </w:rPr>
              <w:instrText xml:space="preserve"> PAGEREF _Toc24105 \h </w:instrText>
            </w:r>
            <w:r>
              <w:rPr>
                <w:rFonts w:ascii="Times New Roman" w:hAnsi="Times New Roman" w:cs="Times New Roman"/>
              </w:rPr>
            </w:r>
            <w:r>
              <w:rPr>
                <w:rFonts w:ascii="Times New Roman" w:hAnsi="Times New Roman" w:cs="Times New Roman"/>
              </w:rPr>
              <w:fldChar w:fldCharType="separate"/>
            </w:r>
            <w:r w:rsidR="00763A73">
              <w:rPr>
                <w:rFonts w:ascii="Times New Roman" w:hAnsi="Times New Roman" w:cs="Times New Roman"/>
              </w:rPr>
              <w:t>23</w:t>
            </w:r>
            <w:r>
              <w:rPr>
                <w:rFonts w:ascii="Times New Roman" w:hAnsi="Times New Roman" w:cs="Times New Roman"/>
              </w:rPr>
              <w:fldChar w:fldCharType="end"/>
            </w:r>
          </w:hyperlink>
        </w:p>
        <w:p w:rsidR="002A2725" w:rsidRDefault="002A2725">
          <w:pPr>
            <w:spacing w:line="300" w:lineRule="auto"/>
          </w:pPr>
          <w:r>
            <w:rPr>
              <w:rFonts w:ascii="Times New Roman" w:hAnsi="Times New Roman" w:cs="Times New Roman"/>
            </w:rPr>
            <w:fldChar w:fldCharType="end"/>
          </w:r>
        </w:p>
      </w:sdtContent>
    </w:sdt>
    <w:p w:rsidR="002A2725" w:rsidRDefault="002A2725">
      <w:pPr>
        <w:widowControl w:val="0"/>
        <w:spacing w:after="140" w:line="680" w:lineRule="exact"/>
        <w:ind w:left="1814"/>
        <w:rPr>
          <w:rFonts w:ascii="Times New Roman" w:hAnsi="Times New Roman" w:cs="Times New Roman"/>
          <w:szCs w:val="32"/>
        </w:rPr>
        <w:sectPr w:rsidR="002A2725">
          <w:pgSz w:w="12240" w:h="15840"/>
          <w:pgMar w:top="1871" w:right="1474" w:bottom="1701" w:left="1587" w:header="850" w:footer="907" w:gutter="0"/>
          <w:cols w:space="720"/>
          <w:docGrid w:linePitch="360"/>
        </w:sectPr>
      </w:pPr>
    </w:p>
    <w:p w:rsidR="002A2725" w:rsidRDefault="00763A73">
      <w:pPr>
        <w:pStyle w:val="1"/>
        <w:jc w:val="both"/>
        <w:rPr>
          <w:color w:val="auto"/>
          <w:lang w:eastAsia="zh-CN"/>
        </w:rPr>
      </w:pPr>
      <w:bookmarkStart w:id="0" w:name="_Toc3160"/>
      <w:r>
        <w:rPr>
          <w:color w:val="auto"/>
          <w:lang w:eastAsia="zh-CN"/>
        </w:rPr>
        <w:lastRenderedPageBreak/>
        <w:t>一、项目概况</w:t>
      </w:r>
      <w:bookmarkEnd w:id="0"/>
    </w:p>
    <w:p w:rsidR="002A2725" w:rsidRDefault="00763A73" w:rsidP="00537350">
      <w:pPr>
        <w:pStyle w:val="21"/>
        <w:ind w:firstLine="643"/>
        <w:jc w:val="both"/>
        <w:rPr>
          <w:color w:val="auto"/>
          <w:lang w:eastAsia="zh-CN"/>
        </w:rPr>
      </w:pPr>
      <w:bookmarkStart w:id="1" w:name="_Toc30623"/>
      <w:r>
        <w:rPr>
          <w:color w:val="auto"/>
          <w:lang w:eastAsia="zh-CN"/>
        </w:rPr>
        <w:t>（一）地块基本情况</w:t>
      </w:r>
      <w:bookmarkEnd w:id="1"/>
    </w:p>
    <w:p w:rsidR="002A2725" w:rsidRDefault="00763A73">
      <w:pPr>
        <w:widowControl w:val="0"/>
        <w:shd w:val="clear" w:color="auto" w:fill="FFFFFF" w:themeFill="background1"/>
        <w:spacing w:after="0" w:line="600" w:lineRule="exact"/>
        <w:ind w:firstLineChars="200" w:firstLine="640"/>
        <w:jc w:val="both"/>
        <w:rPr>
          <w:rFonts w:ascii="Times New Roman" w:hAnsi="Times New Roman" w:cs="Times New Roman"/>
          <w:szCs w:val="32"/>
        </w:rPr>
      </w:pPr>
      <w:r>
        <w:rPr>
          <w:rFonts w:ascii="Times New Roman" w:hAnsi="Times New Roman" w:cs="Times New Roman"/>
          <w:szCs w:val="32"/>
          <w:lang w:eastAsia="zh-CN"/>
        </w:rPr>
        <w:t>西站新城单元</w:t>
      </w:r>
      <w:r>
        <w:rPr>
          <w:rFonts w:ascii="Times New Roman" w:hAnsi="Times New Roman" w:cs="Times New Roman"/>
          <w:szCs w:val="32"/>
          <w:lang w:eastAsia="zh-CN"/>
        </w:rPr>
        <w:t>YH080802-90</w:t>
      </w:r>
      <w:r>
        <w:rPr>
          <w:rFonts w:ascii="Times New Roman" w:hAnsi="Times New Roman" w:cs="Times New Roman"/>
          <w:szCs w:val="32"/>
          <w:lang w:eastAsia="zh-CN"/>
        </w:rPr>
        <w:t>地块（以下简称</w:t>
      </w:r>
      <w:r>
        <w:rPr>
          <w:rFonts w:ascii="Times New Roman" w:hAnsi="Times New Roman" w:cs="Times New Roman"/>
          <w:szCs w:val="32"/>
          <w:lang w:eastAsia="zh-CN"/>
        </w:rPr>
        <w:t>“90</w:t>
      </w:r>
      <w:r>
        <w:rPr>
          <w:rFonts w:ascii="Times New Roman" w:hAnsi="Times New Roman" w:cs="Times New Roman"/>
          <w:szCs w:val="32"/>
          <w:lang w:eastAsia="zh-CN"/>
        </w:rPr>
        <w:t>号地块</w:t>
      </w:r>
      <w:r>
        <w:rPr>
          <w:rFonts w:ascii="Times New Roman" w:hAnsi="Times New Roman" w:cs="Times New Roman"/>
          <w:szCs w:val="32"/>
          <w:lang w:eastAsia="zh-CN"/>
        </w:rPr>
        <w:t>”</w:t>
      </w:r>
      <w:r>
        <w:rPr>
          <w:rFonts w:ascii="Times New Roman" w:hAnsi="Times New Roman" w:cs="Times New Roman"/>
          <w:szCs w:val="32"/>
          <w:lang w:eastAsia="zh-CN"/>
        </w:rPr>
        <w:t>）位于杭州火车西站站北、杭州云城范围内，规划用途为商业、商务用地（</w:t>
      </w:r>
      <w:r>
        <w:rPr>
          <w:rFonts w:ascii="Times New Roman" w:hAnsi="Times New Roman" w:cs="Times New Roman"/>
          <w:szCs w:val="32"/>
          <w:lang w:eastAsia="zh-CN"/>
        </w:rPr>
        <w:t>B1/B2</w:t>
      </w:r>
      <w:r>
        <w:rPr>
          <w:rFonts w:ascii="Times New Roman" w:hAnsi="Times New Roman" w:cs="Times New Roman"/>
          <w:szCs w:val="32"/>
          <w:lang w:eastAsia="zh-CN"/>
        </w:rPr>
        <w:t>）。地块临近火车西站综合交通枢纽和在建轨道交通，规划条件具备一定开发基础，但站北片区仍处于建设导入阶段</w:t>
      </w:r>
      <w:r>
        <w:rPr>
          <w:rFonts w:ascii="Times New Roman" w:hAnsi="Times New Roman" w:cs="Times New Roman"/>
          <w:szCs w:val="32"/>
          <w:lang w:eastAsia="zh-CN"/>
        </w:rPr>
        <w:t>。根据西站</w:t>
      </w:r>
      <w:r>
        <w:rPr>
          <w:rFonts w:ascii="Times New Roman" w:hAnsi="Times New Roman" w:cs="Times New Roman"/>
          <w:szCs w:val="32"/>
          <w:lang w:eastAsia="zh-CN"/>
        </w:rPr>
        <w:t>枢纽公司</w:t>
      </w:r>
      <w:r>
        <w:rPr>
          <w:rFonts w:ascii="Times New Roman" w:hAnsi="Times New Roman" w:cs="Times New Roman"/>
          <w:szCs w:val="32"/>
          <w:lang w:eastAsia="zh-CN"/>
        </w:rPr>
        <w:t>反馈，地块农转用报批尚未完成。</w:t>
      </w:r>
      <w:r>
        <w:rPr>
          <w:rFonts w:ascii="Times New Roman" w:hAnsi="Times New Roman" w:cs="Times New Roman"/>
          <w:szCs w:val="32"/>
        </w:rPr>
        <w:t>地块</w:t>
      </w:r>
      <w:r>
        <w:rPr>
          <w:rFonts w:ascii="Times New Roman" w:hAnsi="Times New Roman" w:cs="Times New Roman"/>
          <w:szCs w:val="32"/>
        </w:rPr>
        <w:t>主要情况汇总如下：</w:t>
      </w:r>
    </w:p>
    <w:tbl>
      <w:tblPr>
        <w:tblStyle w:val="af"/>
        <w:tblW w:w="4997" w:type="pct"/>
        <w:jc w:val="center"/>
        <w:tblLook w:val="04A0"/>
      </w:tblPr>
      <w:tblGrid>
        <w:gridCol w:w="1725"/>
        <w:gridCol w:w="7608"/>
      </w:tblGrid>
      <w:tr w:rsidR="002A2725">
        <w:trPr>
          <w:cantSplit/>
          <w:trHeight w:val="417"/>
          <w:tblHeader/>
          <w:jc w:val="center"/>
        </w:trPr>
        <w:tc>
          <w:tcPr>
            <w:tcW w:w="924" w:type="pct"/>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bCs/>
                <w:sz w:val="24"/>
                <w:szCs w:val="24"/>
              </w:rPr>
            </w:pPr>
            <w:r>
              <w:rPr>
                <w:rFonts w:ascii="Times New Roman" w:eastAsia="黑体" w:hAnsi="Times New Roman" w:cs="Times New Roman"/>
                <w:bCs/>
                <w:sz w:val="24"/>
                <w:szCs w:val="24"/>
              </w:rPr>
              <w:t>项目</w:t>
            </w:r>
          </w:p>
        </w:tc>
        <w:tc>
          <w:tcPr>
            <w:tcW w:w="4075" w:type="pct"/>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bCs/>
                <w:sz w:val="24"/>
                <w:szCs w:val="24"/>
              </w:rPr>
            </w:pPr>
            <w:r>
              <w:rPr>
                <w:rFonts w:ascii="Times New Roman" w:eastAsia="黑体" w:hAnsi="Times New Roman" w:cs="Times New Roman"/>
                <w:bCs/>
                <w:sz w:val="24"/>
                <w:szCs w:val="24"/>
              </w:rPr>
              <w:t>基本情况</w:t>
            </w:r>
          </w:p>
        </w:tc>
      </w:tr>
      <w:tr w:rsidR="002A2725">
        <w:trPr>
          <w:cantSplit/>
          <w:trHeight w:val="454"/>
          <w:jc w:val="center"/>
        </w:trPr>
        <w:tc>
          <w:tcPr>
            <w:tcW w:w="924" w:type="pct"/>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地块位置</w:t>
            </w:r>
          </w:p>
        </w:tc>
        <w:tc>
          <w:tcPr>
            <w:tcW w:w="4075" w:type="pct"/>
            <w:tcMar>
              <w:top w:w="70" w:type="dxa"/>
              <w:left w:w="80" w:type="dxa"/>
              <w:bottom w:w="70" w:type="dxa"/>
              <w:right w:w="80" w:type="dxa"/>
            </w:tcMar>
            <w:vAlign w:val="center"/>
          </w:tcPr>
          <w:p w:rsidR="002A2725" w:rsidRDefault="00763A73">
            <w:pPr>
              <w:widowControl w:val="0"/>
              <w:spacing w:after="0" w:line="24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杭州火车西站站北，西至访云直街、东至创明路、南至云余东街、北至</w:t>
            </w:r>
            <w:r>
              <w:rPr>
                <w:rFonts w:ascii="Times New Roman" w:hAnsi="Times New Roman" w:cs="Times New Roman"/>
                <w:sz w:val="24"/>
                <w:szCs w:val="24"/>
                <w:lang w:eastAsia="zh-CN"/>
              </w:rPr>
              <w:t>YH080802-86</w:t>
            </w:r>
            <w:r>
              <w:rPr>
                <w:rFonts w:ascii="Times New Roman" w:hAnsi="Times New Roman" w:cs="Times New Roman"/>
                <w:sz w:val="24"/>
                <w:szCs w:val="24"/>
                <w:lang w:eastAsia="zh-CN"/>
              </w:rPr>
              <w:t>地块。</w:t>
            </w:r>
          </w:p>
        </w:tc>
      </w:tr>
      <w:tr w:rsidR="002A2725">
        <w:trPr>
          <w:cantSplit/>
          <w:trHeight w:val="454"/>
          <w:jc w:val="center"/>
        </w:trPr>
        <w:tc>
          <w:tcPr>
            <w:tcW w:w="924" w:type="pct"/>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用地规模</w:t>
            </w:r>
          </w:p>
        </w:tc>
        <w:tc>
          <w:tcPr>
            <w:tcW w:w="4075" w:type="pct"/>
            <w:tcMar>
              <w:top w:w="70" w:type="dxa"/>
              <w:left w:w="80" w:type="dxa"/>
              <w:bottom w:w="70" w:type="dxa"/>
              <w:right w:w="80" w:type="dxa"/>
            </w:tcMar>
            <w:vAlign w:val="center"/>
          </w:tcPr>
          <w:p w:rsidR="002A2725" w:rsidRDefault="00763A73">
            <w:pPr>
              <w:widowControl w:val="0"/>
              <w:spacing w:after="0" w:line="24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约</w:t>
            </w:r>
            <w:r>
              <w:rPr>
                <w:rFonts w:ascii="Times New Roman" w:hAnsi="Times New Roman" w:cs="Times New Roman"/>
                <w:sz w:val="24"/>
                <w:szCs w:val="24"/>
                <w:lang w:eastAsia="zh-CN"/>
              </w:rPr>
              <w:t>1.75</w:t>
            </w:r>
            <w:r>
              <w:rPr>
                <w:rFonts w:ascii="Times New Roman" w:hAnsi="Times New Roman" w:cs="Times New Roman"/>
                <w:sz w:val="24"/>
                <w:szCs w:val="24"/>
                <w:lang w:eastAsia="zh-CN"/>
              </w:rPr>
              <w:t>万平方米（约</w:t>
            </w:r>
            <w:r>
              <w:rPr>
                <w:rFonts w:ascii="Times New Roman" w:hAnsi="Times New Roman" w:cs="Times New Roman"/>
                <w:sz w:val="24"/>
                <w:szCs w:val="24"/>
                <w:lang w:eastAsia="zh-CN"/>
              </w:rPr>
              <w:t>26.25</w:t>
            </w:r>
            <w:r>
              <w:rPr>
                <w:rFonts w:ascii="Times New Roman" w:hAnsi="Times New Roman" w:cs="Times New Roman"/>
                <w:sz w:val="24"/>
                <w:szCs w:val="24"/>
                <w:lang w:eastAsia="zh-CN"/>
              </w:rPr>
              <w:t>亩）。</w:t>
            </w:r>
          </w:p>
        </w:tc>
      </w:tr>
      <w:tr w:rsidR="002A2725">
        <w:trPr>
          <w:cantSplit/>
          <w:trHeight w:val="454"/>
          <w:jc w:val="center"/>
        </w:trPr>
        <w:tc>
          <w:tcPr>
            <w:tcW w:w="924" w:type="pct"/>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规划指标</w:t>
            </w:r>
          </w:p>
        </w:tc>
        <w:tc>
          <w:tcPr>
            <w:tcW w:w="4075" w:type="pct"/>
            <w:tcMar>
              <w:top w:w="70" w:type="dxa"/>
              <w:left w:w="80" w:type="dxa"/>
              <w:bottom w:w="70" w:type="dxa"/>
              <w:right w:w="80" w:type="dxa"/>
            </w:tcMar>
            <w:vAlign w:val="center"/>
          </w:tcPr>
          <w:p w:rsidR="002A2725" w:rsidRDefault="00763A73">
            <w:pPr>
              <w:widowControl w:val="0"/>
              <w:spacing w:after="0" w:line="24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商业、商务用地（</w:t>
            </w:r>
            <w:r>
              <w:rPr>
                <w:rFonts w:ascii="Times New Roman" w:hAnsi="Times New Roman" w:cs="Times New Roman"/>
                <w:sz w:val="24"/>
                <w:szCs w:val="24"/>
                <w:lang w:eastAsia="zh-CN"/>
              </w:rPr>
              <w:t>B1/B2</w:t>
            </w:r>
            <w:r>
              <w:rPr>
                <w:rFonts w:ascii="Times New Roman" w:hAnsi="Times New Roman" w:cs="Times New Roman"/>
                <w:sz w:val="24"/>
                <w:szCs w:val="24"/>
                <w:lang w:eastAsia="zh-CN"/>
              </w:rPr>
              <w:t>），容积率</w:t>
            </w:r>
            <w:r>
              <w:rPr>
                <w:rFonts w:ascii="Times New Roman" w:hAnsi="Times New Roman" w:cs="Times New Roman"/>
                <w:sz w:val="24"/>
                <w:szCs w:val="24"/>
                <w:lang w:eastAsia="zh-CN"/>
              </w:rPr>
              <w:t>2.5</w:t>
            </w:r>
            <w:r>
              <w:rPr>
                <w:rFonts w:ascii="Times New Roman" w:hAnsi="Times New Roman" w:cs="Times New Roman"/>
                <w:sz w:val="24"/>
                <w:szCs w:val="24"/>
                <w:lang w:eastAsia="zh-CN"/>
              </w:rPr>
              <w:t>，计容建筑面积约</w:t>
            </w:r>
            <w:r>
              <w:rPr>
                <w:rFonts w:ascii="Times New Roman" w:hAnsi="Times New Roman" w:cs="Times New Roman"/>
                <w:sz w:val="24"/>
                <w:szCs w:val="24"/>
                <w:lang w:eastAsia="zh-CN"/>
              </w:rPr>
              <w:t>4.38</w:t>
            </w:r>
            <w:r>
              <w:rPr>
                <w:rFonts w:ascii="Times New Roman" w:hAnsi="Times New Roman" w:cs="Times New Roman"/>
                <w:sz w:val="24"/>
                <w:szCs w:val="24"/>
                <w:lang w:eastAsia="zh-CN"/>
              </w:rPr>
              <w:t>万平方米；建筑高度不超过</w:t>
            </w:r>
            <w:r>
              <w:rPr>
                <w:rFonts w:ascii="Times New Roman" w:hAnsi="Times New Roman" w:cs="Times New Roman"/>
                <w:sz w:val="24"/>
                <w:szCs w:val="24"/>
                <w:lang w:eastAsia="zh-CN"/>
              </w:rPr>
              <w:t>50</w:t>
            </w:r>
            <w:r>
              <w:rPr>
                <w:rFonts w:ascii="Times New Roman" w:hAnsi="Times New Roman" w:cs="Times New Roman"/>
                <w:sz w:val="24"/>
                <w:szCs w:val="24"/>
                <w:lang w:eastAsia="zh-CN"/>
              </w:rPr>
              <w:t>米，建筑密度不超过</w:t>
            </w:r>
            <w:r>
              <w:rPr>
                <w:rFonts w:ascii="Times New Roman" w:hAnsi="Times New Roman" w:cs="Times New Roman"/>
                <w:sz w:val="24"/>
                <w:szCs w:val="24"/>
                <w:lang w:eastAsia="zh-CN"/>
              </w:rPr>
              <w:t>50%</w:t>
            </w:r>
            <w:r>
              <w:rPr>
                <w:rFonts w:ascii="Times New Roman" w:hAnsi="Times New Roman" w:cs="Times New Roman"/>
                <w:sz w:val="24"/>
                <w:szCs w:val="24"/>
                <w:lang w:eastAsia="zh-CN"/>
              </w:rPr>
              <w:t>，绿地率不低于</w:t>
            </w:r>
            <w:r>
              <w:rPr>
                <w:rFonts w:ascii="Times New Roman" w:hAnsi="Times New Roman" w:cs="Times New Roman"/>
                <w:sz w:val="24"/>
                <w:szCs w:val="24"/>
                <w:lang w:eastAsia="zh-CN"/>
              </w:rPr>
              <w:t>25%</w:t>
            </w:r>
            <w:r>
              <w:rPr>
                <w:rFonts w:ascii="Times New Roman" w:hAnsi="Times New Roman" w:cs="Times New Roman"/>
                <w:sz w:val="24"/>
                <w:szCs w:val="24"/>
                <w:lang w:eastAsia="zh-CN"/>
              </w:rPr>
              <w:t>。</w:t>
            </w:r>
          </w:p>
        </w:tc>
      </w:tr>
      <w:tr w:rsidR="002A2725">
        <w:trPr>
          <w:cantSplit/>
          <w:trHeight w:val="454"/>
          <w:jc w:val="center"/>
        </w:trPr>
        <w:tc>
          <w:tcPr>
            <w:tcW w:w="924" w:type="pct"/>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地块形态</w:t>
            </w:r>
          </w:p>
        </w:tc>
        <w:tc>
          <w:tcPr>
            <w:tcW w:w="4075" w:type="pct"/>
            <w:tcMar>
              <w:top w:w="70" w:type="dxa"/>
              <w:left w:w="80" w:type="dxa"/>
              <w:bottom w:w="70" w:type="dxa"/>
              <w:right w:w="80" w:type="dxa"/>
            </w:tcMar>
            <w:vAlign w:val="center"/>
          </w:tcPr>
          <w:p w:rsidR="002A2725" w:rsidRDefault="00763A73">
            <w:pPr>
              <w:widowControl w:val="0"/>
              <w:spacing w:after="0" w:line="24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整体呈东西向狭长形，长约</w:t>
            </w:r>
            <w:r>
              <w:rPr>
                <w:rFonts w:ascii="Times New Roman" w:hAnsi="Times New Roman" w:cs="Times New Roman"/>
                <w:sz w:val="24"/>
                <w:szCs w:val="24"/>
                <w:lang w:eastAsia="zh-CN"/>
              </w:rPr>
              <w:t>300</w:t>
            </w:r>
            <w:r>
              <w:rPr>
                <w:rFonts w:ascii="Times New Roman" w:hAnsi="Times New Roman" w:cs="Times New Roman"/>
                <w:sz w:val="24"/>
                <w:szCs w:val="24"/>
                <w:lang w:eastAsia="zh-CN"/>
              </w:rPr>
              <w:t>米、平均宽约</w:t>
            </w:r>
            <w:r>
              <w:rPr>
                <w:rFonts w:ascii="Times New Roman" w:hAnsi="Times New Roman" w:cs="Times New Roman"/>
                <w:sz w:val="24"/>
                <w:szCs w:val="24"/>
                <w:lang w:eastAsia="zh-CN"/>
              </w:rPr>
              <w:t>60</w:t>
            </w:r>
            <w:r>
              <w:rPr>
                <w:rFonts w:ascii="Times New Roman" w:hAnsi="Times New Roman" w:cs="Times New Roman"/>
                <w:sz w:val="24"/>
                <w:szCs w:val="24"/>
                <w:lang w:eastAsia="zh-CN"/>
              </w:rPr>
              <w:t>米，东端略有收窄。</w:t>
            </w:r>
          </w:p>
        </w:tc>
      </w:tr>
      <w:tr w:rsidR="002A2725">
        <w:trPr>
          <w:cantSplit/>
          <w:trHeight w:val="454"/>
          <w:jc w:val="center"/>
        </w:trPr>
        <w:tc>
          <w:tcPr>
            <w:tcW w:w="924" w:type="pct"/>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交通条件</w:t>
            </w:r>
          </w:p>
        </w:tc>
        <w:tc>
          <w:tcPr>
            <w:tcW w:w="4075" w:type="pct"/>
            <w:tcMar>
              <w:top w:w="70" w:type="dxa"/>
              <w:left w:w="80" w:type="dxa"/>
              <w:bottom w:w="70" w:type="dxa"/>
              <w:right w:w="80" w:type="dxa"/>
            </w:tcMar>
            <w:vAlign w:val="center"/>
          </w:tcPr>
          <w:p w:rsidR="002A2725" w:rsidRDefault="00763A73">
            <w:pPr>
              <w:widowControl w:val="0"/>
              <w:spacing w:after="0" w:line="24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距</w:t>
            </w:r>
            <w:r>
              <w:rPr>
                <w:rFonts w:ascii="Times New Roman" w:hAnsi="Times New Roman" w:cs="Times New Roman"/>
                <w:sz w:val="24"/>
                <w:szCs w:val="24"/>
                <w:lang w:eastAsia="zh-CN"/>
              </w:rPr>
              <w:t>火车</w:t>
            </w:r>
            <w:r>
              <w:rPr>
                <w:rFonts w:ascii="Times New Roman" w:hAnsi="Times New Roman" w:cs="Times New Roman"/>
                <w:sz w:val="24"/>
                <w:szCs w:val="24"/>
                <w:lang w:eastAsia="zh-CN"/>
              </w:rPr>
              <w:t>西站站房约</w:t>
            </w:r>
            <w:r>
              <w:rPr>
                <w:rFonts w:ascii="Times New Roman" w:hAnsi="Times New Roman" w:cs="Times New Roman"/>
                <w:sz w:val="24"/>
                <w:szCs w:val="24"/>
                <w:lang w:eastAsia="zh-CN"/>
              </w:rPr>
              <w:t>300</w:t>
            </w:r>
            <w:r>
              <w:rPr>
                <w:rFonts w:ascii="Times New Roman" w:hAnsi="Times New Roman" w:cs="Times New Roman"/>
                <w:sz w:val="24"/>
                <w:szCs w:val="24"/>
                <w:lang w:eastAsia="zh-CN"/>
              </w:rPr>
              <w:t>米；距在建地铁</w:t>
            </w:r>
            <w:r>
              <w:rPr>
                <w:rFonts w:ascii="Times New Roman" w:hAnsi="Times New Roman" w:cs="Times New Roman"/>
                <w:sz w:val="24"/>
                <w:szCs w:val="24"/>
                <w:lang w:eastAsia="zh-CN"/>
              </w:rPr>
              <w:t>12</w:t>
            </w:r>
            <w:r>
              <w:rPr>
                <w:rFonts w:ascii="Times New Roman" w:hAnsi="Times New Roman" w:cs="Times New Roman"/>
                <w:sz w:val="24"/>
                <w:szCs w:val="24"/>
                <w:lang w:eastAsia="zh-CN"/>
              </w:rPr>
              <w:t>号线邻近站点约</w:t>
            </w:r>
            <w:r>
              <w:rPr>
                <w:rFonts w:ascii="Times New Roman" w:hAnsi="Times New Roman" w:cs="Times New Roman"/>
                <w:sz w:val="24"/>
                <w:szCs w:val="24"/>
                <w:lang w:eastAsia="zh-CN"/>
              </w:rPr>
              <w:t>300</w:t>
            </w:r>
            <w:r>
              <w:rPr>
                <w:rFonts w:ascii="Times New Roman" w:hAnsi="Times New Roman" w:cs="Times New Roman"/>
                <w:sz w:val="24"/>
                <w:szCs w:val="24"/>
                <w:lang w:eastAsia="zh-CN"/>
              </w:rPr>
              <w:t>-</w:t>
            </w:r>
            <w:r>
              <w:rPr>
                <w:rFonts w:ascii="Times New Roman" w:hAnsi="Times New Roman" w:cs="Times New Roman"/>
                <w:sz w:val="24"/>
                <w:szCs w:val="24"/>
                <w:lang w:eastAsia="zh-CN"/>
              </w:rPr>
              <w:t>400</w:t>
            </w:r>
            <w:r>
              <w:rPr>
                <w:rFonts w:ascii="Times New Roman" w:hAnsi="Times New Roman" w:cs="Times New Roman"/>
                <w:sz w:val="24"/>
                <w:szCs w:val="24"/>
                <w:lang w:eastAsia="zh-CN"/>
              </w:rPr>
              <w:t>米，</w:t>
            </w:r>
            <w:r>
              <w:rPr>
                <w:rFonts w:ascii="Times New Roman" w:hAnsi="Times New Roman" w:cs="Times New Roman"/>
                <w:sz w:val="24"/>
                <w:szCs w:val="24"/>
                <w:lang w:eastAsia="zh-CN"/>
              </w:rPr>
              <w:t>预计</w:t>
            </w:r>
            <w:r>
              <w:rPr>
                <w:rFonts w:ascii="Times New Roman" w:hAnsi="Times New Roman" w:cs="Times New Roman"/>
                <w:sz w:val="24"/>
                <w:szCs w:val="24"/>
                <w:lang w:eastAsia="zh-CN"/>
              </w:rPr>
              <w:t>2027</w:t>
            </w:r>
            <w:r>
              <w:rPr>
                <w:rFonts w:ascii="Times New Roman" w:hAnsi="Times New Roman" w:cs="Times New Roman"/>
                <w:sz w:val="24"/>
                <w:szCs w:val="24"/>
                <w:lang w:eastAsia="zh-CN"/>
              </w:rPr>
              <w:t>年底</w:t>
            </w:r>
            <w:r>
              <w:rPr>
                <w:rFonts w:ascii="Times New Roman" w:hAnsi="Times New Roman" w:cs="Times New Roman"/>
                <w:sz w:val="24"/>
                <w:szCs w:val="24"/>
                <w:lang w:eastAsia="zh-CN"/>
              </w:rPr>
              <w:t>开通</w:t>
            </w:r>
            <w:r>
              <w:rPr>
                <w:rFonts w:ascii="Times New Roman" w:hAnsi="Times New Roman" w:cs="Times New Roman"/>
                <w:sz w:val="24"/>
                <w:szCs w:val="24"/>
                <w:lang w:eastAsia="zh-CN"/>
              </w:rPr>
              <w:t>，</w:t>
            </w:r>
            <w:r>
              <w:rPr>
                <w:rFonts w:ascii="Times New Roman" w:hAnsi="Times New Roman" w:cs="Times New Roman"/>
                <w:sz w:val="24"/>
                <w:szCs w:val="24"/>
                <w:lang w:eastAsia="zh-CN"/>
              </w:rPr>
              <w:t>出入口位置以主管部门公布为准。</w:t>
            </w:r>
          </w:p>
        </w:tc>
      </w:tr>
      <w:tr w:rsidR="002A2725">
        <w:trPr>
          <w:cantSplit/>
          <w:trHeight w:val="454"/>
          <w:jc w:val="center"/>
        </w:trPr>
        <w:tc>
          <w:tcPr>
            <w:tcW w:w="924" w:type="pct"/>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报批状态</w:t>
            </w:r>
          </w:p>
        </w:tc>
        <w:tc>
          <w:tcPr>
            <w:tcW w:w="4075" w:type="pct"/>
            <w:tcMar>
              <w:top w:w="70" w:type="dxa"/>
              <w:left w:w="80" w:type="dxa"/>
              <w:bottom w:w="70" w:type="dxa"/>
              <w:right w:w="80" w:type="dxa"/>
            </w:tcMar>
            <w:vAlign w:val="center"/>
          </w:tcPr>
          <w:p w:rsidR="002A2725" w:rsidRDefault="00763A73">
            <w:pPr>
              <w:widowControl w:val="0"/>
              <w:spacing w:after="0" w:line="24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农转用报批尚未完成，后续需结合开发方案推进相关报批及供地程序。</w:t>
            </w:r>
          </w:p>
        </w:tc>
      </w:tr>
    </w:tbl>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noProof/>
          <w:sz w:val="24"/>
          <w:szCs w:val="24"/>
          <w:lang w:eastAsia="zh-CN"/>
        </w:rPr>
        <w:lastRenderedPageBreak/>
        <w:drawing>
          <wp:inline distT="0" distB="0" distL="114300" distR="114300">
            <wp:extent cx="5924550" cy="3333750"/>
            <wp:effectExtent l="0" t="0" r="0" b="0"/>
            <wp:docPr id="8" name="图片 8" descr="西站枢纽.低碳城市会客厅项目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西站枢纽.低碳城市会客厅项目_10"/>
                    <pic:cNvPicPr>
                      <a:picLocks noChangeAspect="1"/>
                    </pic:cNvPicPr>
                  </pic:nvPicPr>
                  <pic:blipFill>
                    <a:blip r:embed="rId9"/>
                    <a:stretch>
                      <a:fillRect/>
                    </a:stretch>
                  </pic:blipFill>
                  <pic:spPr>
                    <a:xfrm>
                      <a:off x="0" y="0"/>
                      <a:ext cx="5924550" cy="3333750"/>
                    </a:xfrm>
                    <a:prstGeom prst="rect">
                      <a:avLst/>
                    </a:prstGeom>
                  </pic:spPr>
                </pic:pic>
              </a:graphicData>
            </a:graphic>
          </wp:inline>
        </w:drawing>
      </w:r>
    </w:p>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图</w:t>
      </w:r>
      <w:r>
        <w:rPr>
          <w:rFonts w:ascii="Times New Roman" w:hAnsi="Times New Roman" w:cs="Times New Roman"/>
          <w:sz w:val="24"/>
          <w:szCs w:val="24"/>
          <w:lang w:eastAsia="zh-CN"/>
        </w:rPr>
        <w:t>1  90</w:t>
      </w:r>
      <w:r>
        <w:rPr>
          <w:rFonts w:ascii="Times New Roman" w:hAnsi="Times New Roman" w:cs="Times New Roman"/>
          <w:sz w:val="24"/>
          <w:szCs w:val="24"/>
          <w:lang w:eastAsia="zh-CN"/>
        </w:rPr>
        <w:t>号地块</w:t>
      </w:r>
      <w:r>
        <w:rPr>
          <w:rFonts w:ascii="Times New Roman" w:hAnsi="Times New Roman" w:cs="Times New Roman" w:hint="eastAsia"/>
          <w:sz w:val="24"/>
          <w:szCs w:val="24"/>
          <w:lang w:eastAsia="zh-CN"/>
        </w:rPr>
        <w:t>现状</w:t>
      </w:r>
    </w:p>
    <w:p w:rsidR="002A2725" w:rsidRDefault="00763A73" w:rsidP="00537350">
      <w:pPr>
        <w:pStyle w:val="21"/>
        <w:ind w:firstLine="643"/>
        <w:jc w:val="both"/>
        <w:rPr>
          <w:color w:val="auto"/>
          <w:lang w:eastAsia="zh-CN"/>
        </w:rPr>
      </w:pPr>
      <w:bookmarkStart w:id="2" w:name="_Toc12459"/>
      <w:r>
        <w:rPr>
          <w:color w:val="auto"/>
          <w:lang w:eastAsia="zh-CN"/>
        </w:rPr>
        <w:t>（二）</w:t>
      </w:r>
      <w:r>
        <w:rPr>
          <w:color w:val="auto"/>
          <w:lang w:eastAsia="zh-CN"/>
        </w:rPr>
        <w:t>区域</w:t>
      </w:r>
      <w:r>
        <w:rPr>
          <w:color w:val="auto"/>
          <w:lang w:eastAsia="zh-CN"/>
        </w:rPr>
        <w:t>定位与发展现状</w:t>
      </w:r>
      <w:bookmarkEnd w:id="2"/>
    </w:p>
    <w:p w:rsidR="002A2725" w:rsidRDefault="00763A73">
      <w:pPr>
        <w:widowControl w:val="0"/>
        <w:spacing w:after="0" w:line="600" w:lineRule="exact"/>
        <w:ind w:firstLine="420"/>
        <w:jc w:val="both"/>
        <w:rPr>
          <w:rFonts w:ascii="Times New Roman" w:hAnsi="Times New Roman" w:cs="Times New Roman"/>
          <w:szCs w:val="32"/>
          <w:lang w:eastAsia="zh-CN"/>
        </w:rPr>
      </w:pPr>
      <w:r>
        <w:rPr>
          <w:rFonts w:ascii="Times New Roman" w:hAnsi="Times New Roman" w:cs="Times New Roman"/>
          <w:szCs w:val="32"/>
          <w:lang w:eastAsia="zh-CN"/>
        </w:rPr>
        <w:t>根据《杭州市人民政府关于杭州城西科创大走廊</w:t>
      </w:r>
      <w:r>
        <w:rPr>
          <w:rFonts w:ascii="Times New Roman" w:hAnsi="Times New Roman" w:cs="Times New Roman"/>
          <w:szCs w:val="32"/>
          <w:lang w:eastAsia="zh-CN"/>
        </w:rPr>
        <w:t>14</w:t>
      </w:r>
      <w:r>
        <w:rPr>
          <w:rFonts w:ascii="Times New Roman" w:hAnsi="Times New Roman" w:cs="Times New Roman"/>
          <w:szCs w:val="32"/>
          <w:lang w:eastAsia="zh-CN"/>
        </w:rPr>
        <w:t>个单元详细规划的批复》（杭政函〔</w:t>
      </w:r>
      <w:r>
        <w:rPr>
          <w:rFonts w:ascii="Times New Roman" w:hAnsi="Times New Roman" w:cs="Times New Roman"/>
          <w:szCs w:val="32"/>
          <w:lang w:eastAsia="zh-CN"/>
        </w:rPr>
        <w:t>2023</w:t>
      </w:r>
      <w:r>
        <w:rPr>
          <w:rFonts w:ascii="Times New Roman" w:hAnsi="Times New Roman" w:cs="Times New Roman"/>
          <w:szCs w:val="32"/>
          <w:lang w:eastAsia="zh-CN"/>
        </w:rPr>
        <w:t>〕</w:t>
      </w:r>
      <w:r>
        <w:rPr>
          <w:rFonts w:ascii="Times New Roman" w:hAnsi="Times New Roman" w:cs="Times New Roman"/>
          <w:szCs w:val="32"/>
          <w:lang w:eastAsia="zh-CN"/>
        </w:rPr>
        <w:t>87</w:t>
      </w:r>
      <w:r>
        <w:rPr>
          <w:rFonts w:ascii="Times New Roman" w:hAnsi="Times New Roman" w:cs="Times New Roman"/>
          <w:szCs w:val="32"/>
          <w:lang w:eastAsia="zh-CN"/>
        </w:rPr>
        <w:t>号），西站新城是杭州云城和城西科创大走廊的重要组成部分，重点承载综合交通枢纽、总部商务、科技创新及城市配套等功能。杭州西站枢纽、杭州科创</w:t>
      </w:r>
      <w:r>
        <w:rPr>
          <w:rFonts w:ascii="Times New Roman" w:hAnsi="Times New Roman" w:cs="Times New Roman"/>
          <w:szCs w:val="32"/>
          <w:lang w:eastAsia="zh-CN"/>
        </w:rPr>
        <w:t>CBD</w:t>
      </w:r>
      <w:r>
        <w:rPr>
          <w:rFonts w:ascii="Times New Roman" w:hAnsi="Times New Roman" w:cs="Times New Roman"/>
          <w:szCs w:val="32"/>
          <w:lang w:eastAsia="zh-CN"/>
        </w:rPr>
        <w:t>及周边总部办公、商业、酒店、住宅和公共配套项目正在持续建设。</w:t>
      </w:r>
    </w:p>
    <w:p w:rsidR="002A2725" w:rsidRDefault="00763A73">
      <w:pPr>
        <w:widowControl w:val="0"/>
        <w:spacing w:after="0" w:line="600" w:lineRule="exact"/>
        <w:ind w:firstLine="420"/>
        <w:jc w:val="both"/>
        <w:rPr>
          <w:rFonts w:ascii="Times New Roman" w:hAnsi="Times New Roman" w:cs="Times New Roman"/>
          <w:szCs w:val="32"/>
          <w:lang w:eastAsia="zh-CN"/>
        </w:rPr>
      </w:pPr>
      <w:r>
        <w:rPr>
          <w:rFonts w:ascii="Times New Roman" w:hAnsi="Times New Roman" w:cs="Times New Roman"/>
          <w:szCs w:val="32"/>
          <w:lang w:eastAsia="zh-CN"/>
        </w:rPr>
        <w:t>从现实发展阶段看，站北片区产业、商务客群和生活配套仍处培育期，</w:t>
      </w:r>
      <w:r>
        <w:rPr>
          <w:rFonts w:ascii="Times New Roman" w:hAnsi="Times New Roman" w:cs="Times New Roman"/>
          <w:szCs w:val="32"/>
          <w:lang w:eastAsia="zh-CN"/>
        </w:rPr>
        <w:t>2026</w:t>
      </w:r>
      <w:r>
        <w:rPr>
          <w:rFonts w:ascii="Times New Roman" w:hAnsi="Times New Roman" w:cs="Times New Roman"/>
          <w:szCs w:val="32"/>
          <w:lang w:eastAsia="zh-CN"/>
        </w:rPr>
        <w:t>-</w:t>
      </w:r>
      <w:r>
        <w:rPr>
          <w:rFonts w:ascii="Times New Roman" w:hAnsi="Times New Roman" w:cs="Times New Roman"/>
          <w:szCs w:val="32"/>
          <w:lang w:eastAsia="zh-CN"/>
        </w:rPr>
        <w:t>2028</w:t>
      </w:r>
      <w:r>
        <w:rPr>
          <w:rFonts w:ascii="Times New Roman" w:hAnsi="Times New Roman" w:cs="Times New Roman"/>
          <w:szCs w:val="32"/>
          <w:lang w:eastAsia="zh-CN"/>
        </w:rPr>
        <w:t>年前后周边又将集中形成一批新增商办及酒店供应。</w:t>
      </w:r>
      <w:r>
        <w:rPr>
          <w:rFonts w:ascii="Times New Roman" w:hAnsi="Times New Roman" w:cs="Times New Roman"/>
          <w:szCs w:val="32"/>
          <w:lang w:eastAsia="zh-CN"/>
        </w:rPr>
        <w:t>90</w:t>
      </w:r>
      <w:r>
        <w:rPr>
          <w:rFonts w:ascii="Times New Roman" w:hAnsi="Times New Roman" w:cs="Times New Roman"/>
          <w:szCs w:val="32"/>
          <w:lang w:eastAsia="zh-CN"/>
        </w:rPr>
        <w:t>号地块具备枢纽区位和区域成长优势，但项目能否形成</w:t>
      </w:r>
      <w:r>
        <w:rPr>
          <w:rFonts w:ascii="Times New Roman" w:hAnsi="Times New Roman" w:cs="Times New Roman"/>
          <w:szCs w:val="32"/>
          <w:lang w:eastAsia="zh-CN"/>
        </w:rPr>
        <w:lastRenderedPageBreak/>
        <w:t>稳定经营能力，仍取决于片区成熟度、核心</w:t>
      </w:r>
      <w:r>
        <w:rPr>
          <w:rFonts w:ascii="Times New Roman" w:hAnsi="Times New Roman" w:cs="Times New Roman"/>
          <w:szCs w:val="32"/>
          <w:lang w:eastAsia="zh-CN"/>
        </w:rPr>
        <w:t>客户导入和产品差异化。</w:t>
      </w:r>
    </w:p>
    <w:p w:rsidR="002A2725" w:rsidRDefault="00763A73">
      <w:pPr>
        <w:widowControl w:val="0"/>
        <w:spacing w:after="0" w:line="240" w:lineRule="auto"/>
        <w:jc w:val="center"/>
        <w:rPr>
          <w:rFonts w:ascii="Times New Roman" w:hAnsi="Times New Roman" w:cs="Times New Roman"/>
          <w:szCs w:val="32"/>
          <w:lang w:eastAsia="zh-CN"/>
        </w:rPr>
      </w:pPr>
      <w:r>
        <w:rPr>
          <w:rFonts w:ascii="Times New Roman" w:hAnsi="Times New Roman" w:cs="Times New Roman"/>
          <w:noProof/>
          <w:szCs w:val="32"/>
          <w:lang w:eastAsia="zh-CN"/>
        </w:rPr>
        <w:drawing>
          <wp:inline distT="0" distB="0" distL="114300" distR="114300">
            <wp:extent cx="5746115" cy="5529580"/>
            <wp:effectExtent l="0" t="0" r="14605" b="2540"/>
            <wp:docPr id="3" name="图片 3" descr="99c9ddc072dca7cb9141d28fdd1f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9c9ddc072dca7cb9141d28fdd1f439"/>
                    <pic:cNvPicPr>
                      <a:picLocks noChangeAspect="1"/>
                    </pic:cNvPicPr>
                  </pic:nvPicPr>
                  <pic:blipFill>
                    <a:blip r:embed="rId10"/>
                    <a:stretch>
                      <a:fillRect/>
                    </a:stretch>
                  </pic:blipFill>
                  <pic:spPr>
                    <a:xfrm>
                      <a:off x="0" y="0"/>
                      <a:ext cx="5746115" cy="5529580"/>
                    </a:xfrm>
                    <a:prstGeom prst="rect">
                      <a:avLst/>
                    </a:prstGeom>
                  </pic:spPr>
                </pic:pic>
              </a:graphicData>
            </a:graphic>
          </wp:inline>
        </w:drawing>
      </w:r>
    </w:p>
    <w:p w:rsidR="002A2725" w:rsidRDefault="00763A73">
      <w:pPr>
        <w:widowControl w:val="0"/>
        <w:spacing w:after="0" w:line="240" w:lineRule="auto"/>
        <w:jc w:val="center"/>
        <w:rPr>
          <w:rFonts w:ascii="Times New Roman" w:hAnsi="Times New Roman" w:cs="Times New Roman"/>
          <w:szCs w:val="32"/>
          <w:lang w:eastAsia="zh-CN"/>
        </w:rPr>
      </w:pPr>
      <w:r>
        <w:rPr>
          <w:rFonts w:ascii="Times New Roman" w:hAnsi="Times New Roman" w:cs="Times New Roman"/>
          <w:sz w:val="24"/>
          <w:szCs w:val="24"/>
          <w:lang w:eastAsia="zh-CN"/>
        </w:rPr>
        <w:t>图</w:t>
      </w:r>
      <w:r>
        <w:rPr>
          <w:rFonts w:ascii="Times New Roman" w:hAnsi="Times New Roman" w:cs="Times New Roman" w:hint="eastAsia"/>
          <w:sz w:val="24"/>
          <w:szCs w:val="24"/>
          <w:lang w:eastAsia="zh-CN"/>
        </w:rPr>
        <w:t>2</w:t>
      </w:r>
      <w:r>
        <w:rPr>
          <w:rFonts w:ascii="Times New Roman" w:hAnsi="Times New Roman" w:cs="Times New Roman" w:hint="eastAsia"/>
          <w:sz w:val="24"/>
          <w:szCs w:val="24"/>
          <w:lang w:eastAsia="zh-CN"/>
        </w:rPr>
        <w:t>西站区域规划图</w:t>
      </w:r>
    </w:p>
    <w:p w:rsidR="002A2725" w:rsidRDefault="00763A73">
      <w:pPr>
        <w:pStyle w:val="1"/>
        <w:jc w:val="both"/>
        <w:rPr>
          <w:color w:val="auto"/>
          <w:lang w:eastAsia="zh-CN"/>
        </w:rPr>
      </w:pPr>
      <w:bookmarkStart w:id="3" w:name="_Toc1363"/>
      <w:r>
        <w:rPr>
          <w:color w:val="auto"/>
          <w:lang w:eastAsia="zh-CN"/>
        </w:rPr>
        <w:t>二、项目调研情况</w:t>
      </w:r>
      <w:bookmarkEnd w:id="3"/>
    </w:p>
    <w:p w:rsidR="002A2725" w:rsidRDefault="00763A73" w:rsidP="00537350">
      <w:pPr>
        <w:pStyle w:val="21"/>
        <w:ind w:firstLine="643"/>
        <w:jc w:val="both"/>
        <w:rPr>
          <w:color w:val="auto"/>
          <w:lang w:eastAsia="zh-CN"/>
        </w:rPr>
      </w:pPr>
      <w:bookmarkStart w:id="4" w:name="_Toc30374"/>
      <w:r>
        <w:rPr>
          <w:color w:val="auto"/>
          <w:lang w:eastAsia="zh-CN"/>
        </w:rPr>
        <w:t>（一）规划条件研究</w:t>
      </w:r>
      <w:bookmarkEnd w:id="4"/>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szCs w:val="32"/>
          <w:lang w:eastAsia="zh-CN"/>
        </w:rPr>
        <w:lastRenderedPageBreak/>
        <w:t>1</w:t>
      </w:r>
      <w:r>
        <w:rPr>
          <w:rFonts w:ascii="Times New Roman" w:hAnsi="Times New Roman" w:cs="Times New Roman" w:hint="eastAsia"/>
          <w:b/>
          <w:szCs w:val="32"/>
          <w:lang w:eastAsia="zh-CN"/>
        </w:rPr>
        <w:t>.</w:t>
      </w:r>
      <w:r>
        <w:rPr>
          <w:rFonts w:ascii="Times New Roman" w:hAnsi="Times New Roman" w:cs="Times New Roman"/>
          <w:b/>
          <w:szCs w:val="32"/>
          <w:lang w:eastAsia="zh-CN"/>
        </w:rPr>
        <w:t>规划用途方面。</w:t>
      </w:r>
      <w:r>
        <w:rPr>
          <w:rFonts w:ascii="Times New Roman" w:hAnsi="Times New Roman" w:cs="Times New Roman"/>
          <w:szCs w:val="32"/>
          <w:lang w:eastAsia="zh-CN"/>
        </w:rPr>
        <w:t>90</w:t>
      </w:r>
      <w:r>
        <w:rPr>
          <w:rFonts w:ascii="Times New Roman" w:hAnsi="Times New Roman" w:cs="Times New Roman"/>
          <w:szCs w:val="32"/>
          <w:lang w:eastAsia="zh-CN"/>
        </w:rPr>
        <w:t>号地块现阶段规划为商业、商务用地（</w:t>
      </w:r>
      <w:r>
        <w:rPr>
          <w:rFonts w:ascii="Times New Roman" w:hAnsi="Times New Roman" w:cs="Times New Roman"/>
          <w:szCs w:val="32"/>
          <w:lang w:eastAsia="zh-CN"/>
        </w:rPr>
        <w:t>B1/B2</w:t>
      </w:r>
      <w:r>
        <w:rPr>
          <w:rFonts w:ascii="Times New Roman" w:hAnsi="Times New Roman" w:cs="Times New Roman"/>
          <w:szCs w:val="32"/>
          <w:lang w:eastAsia="zh-CN"/>
        </w:rPr>
        <w:t>），可</w:t>
      </w:r>
      <w:r>
        <w:rPr>
          <w:rFonts w:ascii="Times New Roman" w:hAnsi="Times New Roman" w:cs="Times New Roman"/>
          <w:szCs w:val="32"/>
          <w:lang w:eastAsia="zh-CN"/>
        </w:rPr>
        <w:t>布局</w:t>
      </w:r>
      <w:r>
        <w:rPr>
          <w:rFonts w:ascii="Times New Roman" w:hAnsi="Times New Roman" w:cs="Times New Roman" w:hint="eastAsia"/>
          <w:szCs w:val="32"/>
          <w:lang w:eastAsia="zh-CN"/>
        </w:rPr>
        <w:t>办公</w:t>
      </w:r>
      <w:r>
        <w:rPr>
          <w:rFonts w:ascii="Times New Roman" w:hAnsi="Times New Roman" w:cs="Times New Roman"/>
          <w:szCs w:val="32"/>
          <w:lang w:eastAsia="zh-CN"/>
        </w:rPr>
        <w:t>、酒店及适量商业等复合功能。根据《杭州市人民政府办公厅关于推进工商业用地改革促进空间精准有效配置的实施意见》（杭政办函〔</w:t>
      </w:r>
      <w:r>
        <w:rPr>
          <w:rFonts w:ascii="Times New Roman" w:hAnsi="Times New Roman" w:cs="Times New Roman"/>
          <w:szCs w:val="32"/>
          <w:lang w:eastAsia="zh-CN"/>
        </w:rPr>
        <w:t>2025</w:t>
      </w:r>
      <w:r>
        <w:rPr>
          <w:rFonts w:ascii="Times New Roman" w:hAnsi="Times New Roman" w:cs="Times New Roman"/>
          <w:szCs w:val="32"/>
          <w:lang w:eastAsia="zh-CN"/>
        </w:rPr>
        <w:t>〕</w:t>
      </w:r>
      <w:r>
        <w:rPr>
          <w:rFonts w:ascii="Times New Roman" w:hAnsi="Times New Roman" w:cs="Times New Roman"/>
          <w:szCs w:val="32"/>
          <w:lang w:eastAsia="zh-CN"/>
        </w:rPr>
        <w:t>47</w:t>
      </w:r>
      <w:r>
        <w:rPr>
          <w:rFonts w:ascii="Times New Roman" w:hAnsi="Times New Roman" w:cs="Times New Roman"/>
          <w:szCs w:val="32"/>
          <w:lang w:eastAsia="zh-CN"/>
        </w:rPr>
        <w:t>号），商服用地分为产业类和房地产类，其中产业类需在属地政府组织产业论证基础上于规划条件中明确；确需分割的，项目整体持有比例不得低于</w:t>
      </w:r>
      <w:r>
        <w:rPr>
          <w:rFonts w:ascii="Times New Roman" w:hAnsi="Times New Roman" w:cs="Times New Roman"/>
          <w:szCs w:val="32"/>
          <w:lang w:eastAsia="zh-CN"/>
        </w:rPr>
        <w:t>60%</w:t>
      </w:r>
      <w:r>
        <w:rPr>
          <w:rFonts w:ascii="Times New Roman" w:hAnsi="Times New Roman" w:cs="Times New Roman"/>
          <w:szCs w:val="32"/>
          <w:lang w:eastAsia="zh-CN"/>
        </w:rPr>
        <w:t>。</w:t>
      </w:r>
      <w:r>
        <w:rPr>
          <w:rFonts w:ascii="Times New Roman" w:hAnsi="Times New Roman" w:cs="Times New Roman"/>
          <w:szCs w:val="32"/>
          <w:lang w:eastAsia="zh-CN"/>
        </w:rPr>
        <w:t>90</w:t>
      </w:r>
      <w:r>
        <w:rPr>
          <w:rFonts w:ascii="Times New Roman" w:hAnsi="Times New Roman" w:cs="Times New Roman"/>
          <w:szCs w:val="32"/>
          <w:lang w:eastAsia="zh-CN"/>
        </w:rPr>
        <w:t>号地块最终供地分类、业态比例及持售条件以正式出让条件为准。</w:t>
      </w:r>
    </w:p>
    <w:p w:rsidR="002A2725" w:rsidRDefault="00763A73">
      <w:pPr>
        <w:widowControl w:val="0"/>
        <w:spacing w:after="0" w:line="600" w:lineRule="exact"/>
        <w:ind w:firstLineChars="200" w:firstLine="643"/>
        <w:jc w:val="both"/>
        <w:rPr>
          <w:rFonts w:ascii="Times New Roman" w:hAnsi="Times New Roman" w:cs="Times New Roman"/>
          <w:b/>
          <w:szCs w:val="32"/>
          <w:lang w:eastAsia="zh-CN"/>
        </w:rPr>
      </w:pPr>
      <w:r>
        <w:rPr>
          <w:rFonts w:ascii="Times New Roman" w:hAnsi="Times New Roman" w:cs="Times New Roman"/>
          <w:b/>
          <w:szCs w:val="32"/>
          <w:lang w:eastAsia="zh-CN"/>
        </w:rPr>
        <w:t>2</w:t>
      </w:r>
      <w:r>
        <w:rPr>
          <w:rFonts w:ascii="Times New Roman" w:hAnsi="Times New Roman" w:cs="Times New Roman" w:hint="eastAsia"/>
          <w:b/>
          <w:szCs w:val="32"/>
          <w:lang w:eastAsia="zh-CN"/>
        </w:rPr>
        <w:t>.</w:t>
      </w:r>
      <w:r>
        <w:rPr>
          <w:rFonts w:ascii="Times New Roman" w:hAnsi="Times New Roman" w:cs="Times New Roman"/>
          <w:b/>
          <w:szCs w:val="32"/>
          <w:lang w:eastAsia="zh-CN"/>
        </w:rPr>
        <w:t>报批供地方面</w:t>
      </w:r>
      <w:r>
        <w:rPr>
          <w:rFonts w:ascii="Times New Roman" w:hAnsi="Times New Roman" w:cs="Times New Roman"/>
          <w:b/>
          <w:szCs w:val="32"/>
          <w:lang w:eastAsia="zh-CN"/>
        </w:rPr>
        <w:t>。</w:t>
      </w:r>
      <w:r>
        <w:rPr>
          <w:rFonts w:ascii="Times New Roman" w:hAnsi="Times New Roman" w:cs="Times New Roman"/>
          <w:bCs/>
          <w:szCs w:val="32"/>
          <w:lang w:eastAsia="zh-CN"/>
        </w:rPr>
        <w:t>根据西站枢纽公司反馈，</w:t>
      </w:r>
      <w:r>
        <w:rPr>
          <w:rFonts w:ascii="Times New Roman" w:hAnsi="Times New Roman" w:cs="Times New Roman"/>
          <w:bCs/>
          <w:szCs w:val="32"/>
          <w:lang w:eastAsia="zh-CN"/>
        </w:rPr>
        <w:t>90</w:t>
      </w:r>
      <w:r>
        <w:rPr>
          <w:rFonts w:ascii="Times New Roman" w:hAnsi="Times New Roman" w:cs="Times New Roman"/>
          <w:bCs/>
          <w:szCs w:val="32"/>
          <w:lang w:eastAsia="zh-CN"/>
        </w:rPr>
        <w:t>号地块尚未完成农用地转用报批。《自然资源部</w:t>
      </w:r>
      <w:r>
        <w:rPr>
          <w:rFonts w:ascii="Times New Roman" w:hAnsi="Times New Roman" w:cs="Times New Roman"/>
          <w:bCs/>
          <w:szCs w:val="32"/>
          <w:lang w:eastAsia="zh-CN"/>
        </w:rPr>
        <w:t xml:space="preserve"> </w:t>
      </w:r>
      <w:r>
        <w:rPr>
          <w:rFonts w:ascii="Times New Roman" w:hAnsi="Times New Roman" w:cs="Times New Roman"/>
          <w:bCs/>
          <w:szCs w:val="32"/>
          <w:lang w:eastAsia="zh-CN"/>
        </w:rPr>
        <w:t>国家林业和草原局关于进一步做好自然资源要素保障的通知》（自然资</w:t>
      </w:r>
      <w:r>
        <w:rPr>
          <w:rFonts w:ascii="Times New Roman" w:hAnsi="Times New Roman" w:cs="Times New Roman"/>
          <w:bCs/>
          <w:szCs w:val="32"/>
          <w:lang w:eastAsia="zh-CN"/>
        </w:rPr>
        <w:t>发〔</w:t>
      </w:r>
      <w:r>
        <w:rPr>
          <w:rFonts w:ascii="Times New Roman" w:hAnsi="Times New Roman" w:cs="Times New Roman"/>
          <w:bCs/>
          <w:szCs w:val="32"/>
          <w:lang w:eastAsia="zh-CN"/>
        </w:rPr>
        <w:t>2026</w:t>
      </w:r>
      <w:r>
        <w:rPr>
          <w:rFonts w:ascii="Times New Roman" w:hAnsi="Times New Roman" w:cs="Times New Roman"/>
          <w:bCs/>
          <w:szCs w:val="32"/>
          <w:lang w:eastAsia="zh-CN"/>
        </w:rPr>
        <w:t>〕</w:t>
      </w:r>
      <w:r>
        <w:rPr>
          <w:rFonts w:ascii="Times New Roman" w:hAnsi="Times New Roman" w:cs="Times New Roman"/>
          <w:bCs/>
          <w:szCs w:val="32"/>
          <w:lang w:eastAsia="zh-CN"/>
        </w:rPr>
        <w:t>38</w:t>
      </w:r>
      <w:r>
        <w:rPr>
          <w:rFonts w:ascii="Times New Roman" w:hAnsi="Times New Roman" w:cs="Times New Roman"/>
          <w:bCs/>
          <w:szCs w:val="32"/>
          <w:lang w:eastAsia="zh-CN"/>
        </w:rPr>
        <w:t>号）提出</w:t>
      </w:r>
      <w:r>
        <w:rPr>
          <w:rFonts w:ascii="Times New Roman" w:hAnsi="Times New Roman" w:cs="Times New Roman"/>
          <w:bCs/>
          <w:szCs w:val="32"/>
          <w:lang w:eastAsia="zh-CN"/>
        </w:rPr>
        <w:t>“</w:t>
      </w:r>
      <w:r>
        <w:rPr>
          <w:rFonts w:ascii="Times New Roman" w:hAnsi="Times New Roman" w:cs="Times New Roman"/>
          <w:bCs/>
          <w:szCs w:val="32"/>
          <w:lang w:eastAsia="zh-CN"/>
        </w:rPr>
        <w:t>项目跟着规划走、要素跟着项目走</w:t>
      </w:r>
      <w:r>
        <w:rPr>
          <w:rFonts w:ascii="Times New Roman" w:hAnsi="Times New Roman" w:cs="Times New Roman"/>
          <w:bCs/>
          <w:szCs w:val="32"/>
          <w:lang w:eastAsia="zh-CN"/>
        </w:rPr>
        <w:t>”</w:t>
      </w:r>
      <w:r>
        <w:rPr>
          <w:rFonts w:ascii="Times New Roman" w:hAnsi="Times New Roman" w:cs="Times New Roman"/>
          <w:bCs/>
          <w:szCs w:val="32"/>
          <w:lang w:eastAsia="zh-CN"/>
        </w:rPr>
        <w:t>，对新增建设用地实行总量管控，并明确新增建设用地优先保障重大项目和民生事业，原则上不用于经营性房地产开发。在此背景下，</w:t>
      </w:r>
      <w:r>
        <w:rPr>
          <w:rFonts w:ascii="Times New Roman" w:hAnsi="Times New Roman" w:cs="Times New Roman"/>
          <w:bCs/>
          <w:szCs w:val="32"/>
          <w:lang w:eastAsia="zh-CN"/>
        </w:rPr>
        <w:t>90</w:t>
      </w:r>
      <w:r>
        <w:rPr>
          <w:rFonts w:ascii="Times New Roman" w:hAnsi="Times New Roman" w:cs="Times New Roman"/>
          <w:bCs/>
          <w:szCs w:val="32"/>
          <w:lang w:eastAsia="zh-CN"/>
        </w:rPr>
        <w:t>号地块需</w:t>
      </w:r>
      <w:r>
        <w:rPr>
          <w:rFonts w:ascii="Times New Roman" w:hAnsi="Times New Roman" w:cs="Times New Roman"/>
          <w:bCs/>
          <w:szCs w:val="32"/>
          <w:lang w:eastAsia="zh-CN"/>
        </w:rPr>
        <w:t>依据商业</w:t>
      </w:r>
      <w:r>
        <w:rPr>
          <w:rFonts w:ascii="Times New Roman" w:hAnsi="Times New Roman" w:cs="Times New Roman"/>
          <w:bCs/>
          <w:szCs w:val="32"/>
          <w:lang w:eastAsia="zh-CN"/>
        </w:rPr>
        <w:t>、</w:t>
      </w:r>
      <w:r>
        <w:rPr>
          <w:rFonts w:ascii="Times New Roman" w:hAnsi="Times New Roman" w:cs="Times New Roman"/>
          <w:bCs/>
          <w:szCs w:val="32"/>
          <w:lang w:eastAsia="zh-CN"/>
        </w:rPr>
        <w:t>商务用地（</w:t>
      </w:r>
      <w:r>
        <w:rPr>
          <w:rFonts w:ascii="Times New Roman" w:hAnsi="Times New Roman" w:cs="Times New Roman"/>
          <w:bCs/>
          <w:szCs w:val="32"/>
          <w:lang w:eastAsia="zh-CN"/>
        </w:rPr>
        <w:t>B1/B2</w:t>
      </w:r>
      <w:r>
        <w:rPr>
          <w:rFonts w:ascii="Times New Roman" w:hAnsi="Times New Roman" w:cs="Times New Roman"/>
          <w:bCs/>
          <w:szCs w:val="32"/>
          <w:lang w:eastAsia="zh-CN"/>
        </w:rPr>
        <w:t>）规划条件</w:t>
      </w:r>
      <w:r>
        <w:rPr>
          <w:rFonts w:ascii="Times New Roman" w:hAnsi="Times New Roman" w:cs="Times New Roman"/>
          <w:bCs/>
          <w:szCs w:val="32"/>
          <w:lang w:eastAsia="zh-CN"/>
        </w:rPr>
        <w:t>，</w:t>
      </w:r>
      <w:r>
        <w:rPr>
          <w:rFonts w:ascii="Times New Roman" w:hAnsi="Times New Roman" w:cs="Times New Roman"/>
          <w:bCs/>
          <w:szCs w:val="32"/>
          <w:lang w:eastAsia="zh-CN"/>
        </w:rPr>
        <w:t>进一步明确</w:t>
      </w:r>
      <w:r>
        <w:rPr>
          <w:rFonts w:ascii="Times New Roman" w:hAnsi="Times New Roman" w:cs="Times New Roman" w:hint="eastAsia"/>
          <w:bCs/>
          <w:szCs w:val="32"/>
          <w:lang w:eastAsia="zh-CN"/>
        </w:rPr>
        <w:t>办公</w:t>
      </w:r>
      <w:r>
        <w:rPr>
          <w:rFonts w:ascii="Times New Roman" w:hAnsi="Times New Roman" w:cs="Times New Roman"/>
          <w:bCs/>
          <w:szCs w:val="32"/>
          <w:lang w:eastAsia="zh-CN"/>
        </w:rPr>
        <w:t>、酒店、商业等业态比例、自持安排、产业导入及运营模式，以成熟开发方案支撑后续农用地转用报批及供地条件设置。按照《中华人民共和国土地管理法实施条例》及国发〔</w:t>
      </w:r>
      <w:r>
        <w:rPr>
          <w:rFonts w:ascii="Times New Roman" w:hAnsi="Times New Roman" w:cs="Times New Roman"/>
          <w:bCs/>
          <w:szCs w:val="32"/>
          <w:lang w:eastAsia="zh-CN"/>
        </w:rPr>
        <w:t>2020</w:t>
      </w:r>
      <w:r>
        <w:rPr>
          <w:rFonts w:ascii="Times New Roman" w:hAnsi="Times New Roman" w:cs="Times New Roman"/>
          <w:bCs/>
          <w:szCs w:val="32"/>
          <w:lang w:eastAsia="zh-CN"/>
        </w:rPr>
        <w:t>〕</w:t>
      </w:r>
      <w:r>
        <w:rPr>
          <w:rFonts w:ascii="Times New Roman" w:hAnsi="Times New Roman" w:cs="Times New Roman"/>
          <w:bCs/>
          <w:szCs w:val="32"/>
          <w:lang w:eastAsia="zh-CN"/>
        </w:rPr>
        <w:t>4</w:t>
      </w:r>
      <w:r>
        <w:rPr>
          <w:rFonts w:ascii="Times New Roman" w:hAnsi="Times New Roman" w:cs="Times New Roman"/>
          <w:bCs/>
          <w:szCs w:val="32"/>
          <w:lang w:eastAsia="zh-CN"/>
        </w:rPr>
        <w:t>号有关规定，如地块不涉及永久基本农田，原则上由杭州市组织申报、浙江省人民政府审</w:t>
      </w:r>
      <w:r>
        <w:rPr>
          <w:rFonts w:ascii="Times New Roman" w:hAnsi="Times New Roman" w:cs="Times New Roman"/>
          <w:bCs/>
          <w:szCs w:val="32"/>
          <w:lang w:eastAsia="zh-CN"/>
        </w:rPr>
        <w:lastRenderedPageBreak/>
        <w:t>批，具体办理程序以规划资源部门最终意见为准。</w:t>
      </w:r>
    </w:p>
    <w:p w:rsidR="002A2725" w:rsidRDefault="00763A73" w:rsidP="00537350">
      <w:pPr>
        <w:pStyle w:val="21"/>
        <w:ind w:firstLine="643"/>
        <w:jc w:val="both"/>
        <w:rPr>
          <w:color w:val="auto"/>
          <w:lang w:eastAsia="zh-CN"/>
        </w:rPr>
      </w:pPr>
      <w:bookmarkStart w:id="5" w:name="_Toc18617"/>
      <w:r>
        <w:rPr>
          <w:color w:val="auto"/>
          <w:lang w:eastAsia="zh-CN"/>
        </w:rPr>
        <w:t>（二）周边市场分析</w:t>
      </w:r>
      <w:bookmarkEnd w:id="5"/>
    </w:p>
    <w:p w:rsidR="002A2725" w:rsidRDefault="00763A73">
      <w:pPr>
        <w:widowControl w:val="0"/>
        <w:spacing w:after="0" w:line="600" w:lineRule="exact"/>
        <w:ind w:firstLineChars="200" w:firstLine="643"/>
        <w:jc w:val="both"/>
        <w:rPr>
          <w:rFonts w:ascii="Times New Roman" w:hAnsi="Times New Roman" w:cs="Times New Roman"/>
          <w:bCs/>
          <w:szCs w:val="32"/>
          <w:lang w:eastAsia="zh-CN"/>
        </w:rPr>
      </w:pPr>
      <w:r>
        <w:rPr>
          <w:rFonts w:ascii="Times New Roman" w:hAnsi="Times New Roman" w:cs="Times New Roman"/>
          <w:b/>
          <w:szCs w:val="32"/>
          <w:lang w:eastAsia="zh-CN"/>
        </w:rPr>
        <w:t>1</w:t>
      </w:r>
      <w:r>
        <w:rPr>
          <w:rFonts w:ascii="Times New Roman" w:hAnsi="Times New Roman" w:cs="Times New Roman" w:hint="eastAsia"/>
          <w:b/>
          <w:szCs w:val="32"/>
          <w:lang w:eastAsia="zh-CN"/>
        </w:rPr>
        <w:t>.</w:t>
      </w:r>
      <w:r>
        <w:rPr>
          <w:rFonts w:ascii="Times New Roman" w:hAnsi="Times New Roman" w:cs="Times New Roman"/>
          <w:b/>
          <w:bCs/>
          <w:szCs w:val="32"/>
          <w:lang w:eastAsia="zh-CN"/>
        </w:rPr>
        <w:t>未来项目供给</w:t>
      </w:r>
      <w:r>
        <w:rPr>
          <w:rFonts w:ascii="Times New Roman" w:hAnsi="Times New Roman" w:cs="Times New Roman"/>
          <w:b/>
          <w:szCs w:val="32"/>
          <w:lang w:eastAsia="zh-CN"/>
        </w:rPr>
        <w:t>。</w:t>
      </w:r>
      <w:r>
        <w:rPr>
          <w:rFonts w:ascii="Times New Roman" w:hAnsi="Times New Roman" w:cs="Times New Roman"/>
          <w:bCs/>
          <w:szCs w:val="32"/>
          <w:lang w:eastAsia="zh-CN"/>
        </w:rPr>
        <w:t>根据西站新城控规及西站枢纽公司提供的</w:t>
      </w:r>
      <w:r>
        <w:rPr>
          <w:rFonts w:ascii="Times New Roman" w:hAnsi="Times New Roman" w:cs="Times New Roman"/>
          <w:bCs/>
          <w:szCs w:val="32"/>
          <w:lang w:eastAsia="zh-CN"/>
        </w:rPr>
        <w:t>相关</w:t>
      </w:r>
      <w:r>
        <w:rPr>
          <w:rFonts w:ascii="Times New Roman" w:hAnsi="Times New Roman" w:cs="Times New Roman"/>
          <w:bCs/>
          <w:szCs w:val="32"/>
          <w:lang w:eastAsia="zh-CN"/>
        </w:rPr>
        <w:t>资料，火车西站核心区及向北至访云路一带商业、商务用地分布较为集中。目前可明确的重点商办及综合体项目约</w:t>
      </w:r>
      <w:r>
        <w:rPr>
          <w:rFonts w:ascii="Times New Roman" w:hAnsi="Times New Roman" w:cs="Times New Roman"/>
          <w:bCs/>
          <w:szCs w:val="32"/>
          <w:lang w:eastAsia="zh-CN"/>
        </w:rPr>
        <w:t>9</w:t>
      </w:r>
      <w:r>
        <w:rPr>
          <w:rFonts w:ascii="Times New Roman" w:hAnsi="Times New Roman" w:cs="Times New Roman"/>
          <w:bCs/>
          <w:szCs w:val="32"/>
          <w:lang w:eastAsia="zh-CN"/>
        </w:rPr>
        <w:t>个，其中雨棚上盖云尚中心已投入使用，云汇中</w:t>
      </w:r>
      <w:r>
        <w:rPr>
          <w:rFonts w:ascii="Times New Roman" w:hAnsi="Times New Roman" w:cs="Times New Roman"/>
          <w:bCs/>
          <w:szCs w:val="32"/>
          <w:lang w:eastAsia="zh-CN"/>
        </w:rPr>
        <w:t>心、华润望云商业街已竣备并进入交付阶段；云耀时代、杭腾未来社区龙湖、杭州资本科创中心、滨江云杭里以及金手指、金钥匙综合体等项目</w:t>
      </w:r>
      <w:r>
        <w:rPr>
          <w:rFonts w:ascii="Times New Roman" w:hAnsi="Times New Roman" w:cs="Times New Roman" w:hint="eastAsia"/>
          <w:bCs/>
          <w:szCs w:val="32"/>
          <w:lang w:eastAsia="zh-CN"/>
        </w:rPr>
        <w:t>处于</w:t>
      </w:r>
      <w:r>
        <w:rPr>
          <w:rFonts w:ascii="Times New Roman" w:hAnsi="Times New Roman" w:cs="Times New Roman"/>
          <w:bCs/>
          <w:szCs w:val="32"/>
          <w:lang w:eastAsia="zh-CN"/>
        </w:rPr>
        <w:t>建设或后续实施</w:t>
      </w:r>
      <w:r>
        <w:rPr>
          <w:rFonts w:ascii="Times New Roman" w:hAnsi="Times New Roman" w:cs="Times New Roman" w:hint="eastAsia"/>
          <w:bCs/>
          <w:szCs w:val="32"/>
          <w:lang w:eastAsia="zh-CN"/>
        </w:rPr>
        <w:t>阶段</w:t>
      </w:r>
      <w:r>
        <w:rPr>
          <w:rFonts w:ascii="Times New Roman" w:hAnsi="Times New Roman" w:cs="Times New Roman"/>
          <w:bCs/>
          <w:szCs w:val="32"/>
          <w:lang w:eastAsia="zh-CN"/>
        </w:rPr>
        <w:t>，</w:t>
      </w:r>
      <w:r>
        <w:rPr>
          <w:rFonts w:ascii="Times New Roman" w:hAnsi="Times New Roman" w:cs="Times New Roman" w:hint="eastAsia"/>
          <w:bCs/>
          <w:szCs w:val="32"/>
          <w:lang w:eastAsia="zh-CN"/>
        </w:rPr>
        <w:t>预计</w:t>
      </w:r>
      <w:r>
        <w:rPr>
          <w:rFonts w:ascii="Times New Roman" w:hAnsi="Times New Roman" w:cs="Times New Roman"/>
          <w:bCs/>
          <w:szCs w:val="32"/>
          <w:lang w:eastAsia="zh-CN"/>
        </w:rPr>
        <w:t>于</w:t>
      </w:r>
      <w:r>
        <w:rPr>
          <w:rFonts w:ascii="Times New Roman" w:hAnsi="Times New Roman" w:cs="Times New Roman"/>
          <w:bCs/>
          <w:szCs w:val="32"/>
          <w:lang w:eastAsia="zh-CN"/>
        </w:rPr>
        <w:t>2027</w:t>
      </w:r>
      <w:r>
        <w:rPr>
          <w:rFonts w:ascii="Times New Roman" w:hAnsi="Times New Roman" w:cs="Times New Roman" w:hint="eastAsia"/>
          <w:bCs/>
          <w:szCs w:val="32"/>
          <w:lang w:eastAsia="zh-CN"/>
        </w:rPr>
        <w:t>-</w:t>
      </w:r>
      <w:r>
        <w:rPr>
          <w:rFonts w:ascii="Times New Roman" w:hAnsi="Times New Roman" w:cs="Times New Roman"/>
          <w:bCs/>
          <w:szCs w:val="32"/>
          <w:lang w:eastAsia="zh-CN"/>
        </w:rPr>
        <w:t>2028</w:t>
      </w:r>
      <w:r>
        <w:rPr>
          <w:rFonts w:ascii="Times New Roman" w:hAnsi="Times New Roman" w:cs="Times New Roman"/>
          <w:bCs/>
          <w:szCs w:val="32"/>
          <w:lang w:eastAsia="zh-CN"/>
        </w:rPr>
        <w:t>年前后陆续形成新增供应。</w:t>
      </w:r>
    </w:p>
    <w:tbl>
      <w:tblPr>
        <w:tblStyle w:val="af"/>
        <w:tblW w:w="0" w:type="auto"/>
        <w:jc w:val="center"/>
        <w:tblLayout w:type="fixed"/>
        <w:tblLook w:val="04A0"/>
      </w:tblPr>
      <w:tblGrid>
        <w:gridCol w:w="2141"/>
        <w:gridCol w:w="1450"/>
        <w:gridCol w:w="1400"/>
        <w:gridCol w:w="1537"/>
        <w:gridCol w:w="2652"/>
      </w:tblGrid>
      <w:tr w:rsidR="002A2725">
        <w:trPr>
          <w:cantSplit/>
          <w:tblHeader/>
          <w:jc w:val="center"/>
        </w:trPr>
        <w:tc>
          <w:tcPr>
            <w:tcW w:w="2141" w:type="dxa"/>
            <w:shd w:val="clear" w:color="auto" w:fill="auto"/>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项目名称</w:t>
            </w:r>
          </w:p>
        </w:tc>
        <w:tc>
          <w:tcPr>
            <w:tcW w:w="1450" w:type="dxa"/>
            <w:shd w:val="clear" w:color="auto" w:fill="auto"/>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体量</w:t>
            </w:r>
            <w:r>
              <w:rPr>
                <w:rFonts w:ascii="Times New Roman" w:eastAsia="黑体" w:hAnsi="Times New Roman" w:cs="Times New Roman"/>
                <w:sz w:val="24"/>
                <w:szCs w:val="24"/>
              </w:rPr>
              <w:br/>
            </w:r>
            <w:r>
              <w:rPr>
                <w:rFonts w:ascii="Times New Roman" w:eastAsia="黑体" w:hAnsi="Times New Roman" w:cs="Times New Roman"/>
                <w:sz w:val="24"/>
                <w:szCs w:val="24"/>
              </w:rPr>
              <w:t>（万㎡）</w:t>
            </w:r>
          </w:p>
        </w:tc>
        <w:tc>
          <w:tcPr>
            <w:tcW w:w="1400" w:type="dxa"/>
            <w:shd w:val="clear" w:color="auto" w:fill="auto"/>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计划</w:t>
            </w:r>
            <w:r>
              <w:rPr>
                <w:rFonts w:ascii="Times New Roman" w:eastAsia="黑体" w:hAnsi="Times New Roman" w:cs="Times New Roman"/>
                <w:sz w:val="24"/>
                <w:szCs w:val="24"/>
                <w:lang w:eastAsia="zh-CN"/>
              </w:rPr>
              <w:t>投用</w:t>
            </w:r>
            <w:r>
              <w:rPr>
                <w:rFonts w:ascii="Times New Roman" w:eastAsia="黑体" w:hAnsi="Times New Roman" w:cs="Times New Roman"/>
                <w:sz w:val="24"/>
                <w:szCs w:val="24"/>
              </w:rPr>
              <w:t>时间</w:t>
            </w:r>
          </w:p>
        </w:tc>
        <w:tc>
          <w:tcPr>
            <w:tcW w:w="1537" w:type="dxa"/>
            <w:shd w:val="clear" w:color="auto" w:fill="auto"/>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建设状态</w:t>
            </w:r>
          </w:p>
        </w:tc>
        <w:tc>
          <w:tcPr>
            <w:tcW w:w="2652" w:type="dxa"/>
            <w:shd w:val="clear" w:color="auto" w:fill="auto"/>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功能侧重</w:t>
            </w:r>
          </w:p>
        </w:tc>
      </w:tr>
      <w:tr w:rsidR="002A2725">
        <w:trPr>
          <w:cantSplit/>
          <w:jc w:val="center"/>
        </w:trPr>
        <w:tc>
          <w:tcPr>
            <w:tcW w:w="214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西站雨棚上盖</w:t>
            </w:r>
          </w:p>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hint="eastAsia"/>
                <w:b/>
                <w:bCs/>
                <w:sz w:val="24"/>
                <w:szCs w:val="24"/>
                <w:lang w:eastAsia="zh-CN"/>
              </w:rPr>
              <w:t>云尚中心</w:t>
            </w:r>
            <w:r>
              <w:rPr>
                <w:rFonts w:ascii="Times New Roman" w:hAnsi="Times New Roman" w:cs="Times New Roman"/>
                <w:b/>
                <w:bCs/>
                <w:sz w:val="24"/>
                <w:szCs w:val="24"/>
                <w:lang w:eastAsia="zh-CN"/>
              </w:rPr>
              <w:t>项目</w:t>
            </w:r>
          </w:p>
        </w:tc>
        <w:tc>
          <w:tcPr>
            <w:tcW w:w="145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2.52</w:t>
            </w:r>
          </w:p>
        </w:tc>
        <w:tc>
          <w:tcPr>
            <w:tcW w:w="140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已投用</w:t>
            </w:r>
          </w:p>
        </w:tc>
        <w:tc>
          <w:tcPr>
            <w:tcW w:w="153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已运营</w:t>
            </w:r>
          </w:p>
        </w:tc>
        <w:tc>
          <w:tcPr>
            <w:tcW w:w="2652"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酒店</w:t>
            </w:r>
            <w:r>
              <w:rPr>
                <w:rFonts w:ascii="Times New Roman" w:hAnsi="Times New Roman" w:cs="Times New Roman"/>
                <w:sz w:val="24"/>
                <w:szCs w:val="24"/>
              </w:rPr>
              <w:t>+</w:t>
            </w:r>
            <w:r>
              <w:rPr>
                <w:rFonts w:ascii="Times New Roman" w:hAnsi="Times New Roman" w:cs="Times New Roman"/>
                <w:sz w:val="24"/>
                <w:szCs w:val="24"/>
              </w:rPr>
              <w:t>办公</w:t>
            </w:r>
            <w:r>
              <w:rPr>
                <w:rFonts w:ascii="Times New Roman" w:hAnsi="Times New Roman" w:cs="Times New Roman"/>
                <w:sz w:val="24"/>
                <w:szCs w:val="24"/>
              </w:rPr>
              <w:t>+</w:t>
            </w:r>
            <w:r>
              <w:rPr>
                <w:rFonts w:ascii="Times New Roman" w:hAnsi="Times New Roman" w:cs="Times New Roman"/>
                <w:sz w:val="24"/>
                <w:szCs w:val="24"/>
              </w:rPr>
              <w:t>少量商业</w:t>
            </w:r>
          </w:p>
        </w:tc>
      </w:tr>
      <w:tr w:rsidR="002A2725">
        <w:trPr>
          <w:cantSplit/>
          <w:jc w:val="center"/>
        </w:trPr>
        <w:tc>
          <w:tcPr>
            <w:tcW w:w="214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云城南区金手指</w:t>
            </w:r>
          </w:p>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综合体</w:t>
            </w:r>
          </w:p>
        </w:tc>
        <w:tc>
          <w:tcPr>
            <w:tcW w:w="145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28.5</w:t>
            </w:r>
          </w:p>
        </w:tc>
        <w:tc>
          <w:tcPr>
            <w:tcW w:w="140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2028</w:t>
            </w:r>
          </w:p>
        </w:tc>
        <w:tc>
          <w:tcPr>
            <w:tcW w:w="153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在建</w:t>
            </w:r>
            <w:r>
              <w:rPr>
                <w:rFonts w:ascii="Times New Roman" w:hAnsi="Times New Roman" w:cs="Times New Roman"/>
                <w:sz w:val="24"/>
                <w:szCs w:val="24"/>
              </w:rPr>
              <w:t>/</w:t>
            </w:r>
            <w:r>
              <w:rPr>
                <w:rFonts w:ascii="Times New Roman" w:hAnsi="Times New Roman" w:cs="Times New Roman"/>
                <w:sz w:val="24"/>
                <w:szCs w:val="24"/>
              </w:rPr>
              <w:t>实施</w:t>
            </w:r>
          </w:p>
        </w:tc>
        <w:tc>
          <w:tcPr>
            <w:tcW w:w="2652"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商业、办公、高端酒店</w:t>
            </w:r>
          </w:p>
        </w:tc>
      </w:tr>
      <w:tr w:rsidR="002A2725">
        <w:trPr>
          <w:cantSplit/>
          <w:jc w:val="center"/>
        </w:trPr>
        <w:tc>
          <w:tcPr>
            <w:tcW w:w="214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云城北区金钥匙</w:t>
            </w:r>
          </w:p>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综合体</w:t>
            </w:r>
          </w:p>
        </w:tc>
        <w:tc>
          <w:tcPr>
            <w:tcW w:w="145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27.5</w:t>
            </w:r>
          </w:p>
        </w:tc>
        <w:tc>
          <w:tcPr>
            <w:tcW w:w="140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2028</w:t>
            </w:r>
          </w:p>
        </w:tc>
        <w:tc>
          <w:tcPr>
            <w:tcW w:w="153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在建</w:t>
            </w:r>
            <w:r>
              <w:rPr>
                <w:rFonts w:ascii="Times New Roman" w:hAnsi="Times New Roman" w:cs="Times New Roman"/>
                <w:sz w:val="24"/>
                <w:szCs w:val="24"/>
              </w:rPr>
              <w:t>/</w:t>
            </w:r>
            <w:r>
              <w:rPr>
                <w:rFonts w:ascii="Times New Roman" w:hAnsi="Times New Roman" w:cs="Times New Roman"/>
                <w:sz w:val="24"/>
                <w:szCs w:val="24"/>
              </w:rPr>
              <w:t>实施</w:t>
            </w:r>
          </w:p>
        </w:tc>
        <w:tc>
          <w:tcPr>
            <w:tcW w:w="2652"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商业、办公、高端酒店</w:t>
            </w:r>
          </w:p>
        </w:tc>
      </w:tr>
      <w:tr w:rsidR="002A2725">
        <w:trPr>
          <w:cantSplit/>
          <w:jc w:val="center"/>
        </w:trPr>
        <w:tc>
          <w:tcPr>
            <w:tcW w:w="214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杭腾未来社区</w:t>
            </w:r>
          </w:p>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龙湖项目</w:t>
            </w:r>
          </w:p>
        </w:tc>
        <w:tc>
          <w:tcPr>
            <w:tcW w:w="145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140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2027</w:t>
            </w:r>
          </w:p>
        </w:tc>
        <w:tc>
          <w:tcPr>
            <w:tcW w:w="153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在建</w:t>
            </w:r>
          </w:p>
        </w:tc>
        <w:tc>
          <w:tcPr>
            <w:tcW w:w="2652"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商办、商业及生活配套</w:t>
            </w:r>
          </w:p>
        </w:tc>
      </w:tr>
      <w:tr w:rsidR="002A2725">
        <w:trPr>
          <w:cantSplit/>
          <w:jc w:val="center"/>
        </w:trPr>
        <w:tc>
          <w:tcPr>
            <w:tcW w:w="214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建发商办项目</w:t>
            </w:r>
          </w:p>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（云耀时代）</w:t>
            </w:r>
          </w:p>
        </w:tc>
        <w:tc>
          <w:tcPr>
            <w:tcW w:w="145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5.94</w:t>
            </w:r>
          </w:p>
        </w:tc>
        <w:tc>
          <w:tcPr>
            <w:tcW w:w="140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2027.6</w:t>
            </w:r>
          </w:p>
        </w:tc>
        <w:tc>
          <w:tcPr>
            <w:tcW w:w="153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在建</w:t>
            </w:r>
          </w:p>
        </w:tc>
        <w:tc>
          <w:tcPr>
            <w:tcW w:w="2652"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总部产业园</w:t>
            </w:r>
          </w:p>
        </w:tc>
      </w:tr>
      <w:tr w:rsidR="002A2725">
        <w:trPr>
          <w:cantSplit/>
          <w:jc w:val="center"/>
        </w:trPr>
        <w:tc>
          <w:tcPr>
            <w:tcW w:w="214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绿城商办项目</w:t>
            </w:r>
          </w:p>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（云汇中心）</w:t>
            </w:r>
          </w:p>
        </w:tc>
        <w:tc>
          <w:tcPr>
            <w:tcW w:w="145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2.86</w:t>
            </w:r>
          </w:p>
        </w:tc>
        <w:tc>
          <w:tcPr>
            <w:tcW w:w="140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2026.6</w:t>
            </w:r>
          </w:p>
        </w:tc>
        <w:tc>
          <w:tcPr>
            <w:tcW w:w="153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竣备</w:t>
            </w:r>
            <w:r>
              <w:rPr>
                <w:rFonts w:ascii="Times New Roman" w:hAnsi="Times New Roman" w:cs="Times New Roman"/>
                <w:sz w:val="24"/>
                <w:szCs w:val="24"/>
              </w:rPr>
              <w:t>/</w:t>
            </w:r>
            <w:r>
              <w:rPr>
                <w:rFonts w:ascii="Times New Roman" w:hAnsi="Times New Roman" w:cs="Times New Roman"/>
                <w:sz w:val="24"/>
                <w:szCs w:val="24"/>
              </w:rPr>
              <w:t>交付</w:t>
            </w:r>
          </w:p>
        </w:tc>
        <w:tc>
          <w:tcPr>
            <w:tcW w:w="2652"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商务办公、商业配套</w:t>
            </w:r>
          </w:p>
        </w:tc>
      </w:tr>
      <w:tr w:rsidR="002A2725">
        <w:trPr>
          <w:cantSplit/>
          <w:jc w:val="center"/>
        </w:trPr>
        <w:tc>
          <w:tcPr>
            <w:tcW w:w="214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华润商业街</w:t>
            </w:r>
          </w:p>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（望云璟晨府）</w:t>
            </w:r>
          </w:p>
        </w:tc>
        <w:tc>
          <w:tcPr>
            <w:tcW w:w="145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0.70</w:t>
            </w:r>
          </w:p>
        </w:tc>
        <w:tc>
          <w:tcPr>
            <w:tcW w:w="140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2026.6</w:t>
            </w:r>
          </w:p>
        </w:tc>
        <w:tc>
          <w:tcPr>
            <w:tcW w:w="153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竣备</w:t>
            </w:r>
            <w:r>
              <w:rPr>
                <w:rFonts w:ascii="Times New Roman" w:hAnsi="Times New Roman" w:cs="Times New Roman"/>
                <w:sz w:val="24"/>
                <w:szCs w:val="24"/>
              </w:rPr>
              <w:t>/</w:t>
            </w:r>
            <w:r>
              <w:rPr>
                <w:rFonts w:ascii="Times New Roman" w:hAnsi="Times New Roman" w:cs="Times New Roman"/>
                <w:sz w:val="24"/>
                <w:szCs w:val="24"/>
              </w:rPr>
              <w:t>交付</w:t>
            </w:r>
          </w:p>
        </w:tc>
        <w:tc>
          <w:tcPr>
            <w:tcW w:w="2652"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商业街及社区配套</w:t>
            </w:r>
          </w:p>
        </w:tc>
      </w:tr>
      <w:tr w:rsidR="002A2725">
        <w:trPr>
          <w:cantSplit/>
          <w:trHeight w:val="554"/>
          <w:jc w:val="center"/>
        </w:trPr>
        <w:tc>
          <w:tcPr>
            <w:tcW w:w="214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杭州资本科创中心</w:t>
            </w:r>
          </w:p>
        </w:tc>
        <w:tc>
          <w:tcPr>
            <w:tcW w:w="145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8.0</w:t>
            </w:r>
          </w:p>
        </w:tc>
        <w:tc>
          <w:tcPr>
            <w:tcW w:w="140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2028</w:t>
            </w:r>
          </w:p>
        </w:tc>
        <w:tc>
          <w:tcPr>
            <w:tcW w:w="153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在建</w:t>
            </w:r>
            <w:r>
              <w:rPr>
                <w:rFonts w:ascii="Times New Roman" w:hAnsi="Times New Roman" w:cs="Times New Roman"/>
                <w:sz w:val="24"/>
                <w:szCs w:val="24"/>
              </w:rPr>
              <w:t>/</w:t>
            </w:r>
            <w:r>
              <w:rPr>
                <w:rFonts w:ascii="Times New Roman" w:hAnsi="Times New Roman" w:cs="Times New Roman"/>
                <w:sz w:val="24"/>
                <w:szCs w:val="24"/>
              </w:rPr>
              <w:t>实施</w:t>
            </w:r>
          </w:p>
        </w:tc>
        <w:tc>
          <w:tcPr>
            <w:tcW w:w="2652"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科创办公、产业服务</w:t>
            </w:r>
          </w:p>
        </w:tc>
      </w:tr>
      <w:tr w:rsidR="002A2725">
        <w:trPr>
          <w:cantSplit/>
          <w:jc w:val="center"/>
        </w:trPr>
        <w:tc>
          <w:tcPr>
            <w:tcW w:w="214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滨江商办项目</w:t>
            </w:r>
          </w:p>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（云杭里）</w:t>
            </w:r>
          </w:p>
        </w:tc>
        <w:tc>
          <w:tcPr>
            <w:tcW w:w="145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3.65</w:t>
            </w:r>
          </w:p>
        </w:tc>
        <w:tc>
          <w:tcPr>
            <w:tcW w:w="140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2028.6</w:t>
            </w:r>
          </w:p>
        </w:tc>
        <w:tc>
          <w:tcPr>
            <w:tcW w:w="153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在建</w:t>
            </w:r>
            <w:r>
              <w:rPr>
                <w:rFonts w:ascii="Times New Roman" w:hAnsi="Times New Roman" w:cs="Times New Roman"/>
                <w:sz w:val="24"/>
                <w:szCs w:val="24"/>
              </w:rPr>
              <w:t>/</w:t>
            </w:r>
            <w:r>
              <w:rPr>
                <w:rFonts w:ascii="Times New Roman" w:hAnsi="Times New Roman" w:cs="Times New Roman"/>
                <w:sz w:val="24"/>
                <w:szCs w:val="24"/>
              </w:rPr>
              <w:t>实施</w:t>
            </w:r>
          </w:p>
        </w:tc>
        <w:tc>
          <w:tcPr>
            <w:tcW w:w="2652"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商务办公、商业配套</w:t>
            </w:r>
          </w:p>
        </w:tc>
      </w:tr>
    </w:tbl>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2</w:t>
      </w:r>
      <w:r>
        <w:rPr>
          <w:rFonts w:ascii="Times New Roman" w:hAnsi="Times New Roman" w:cs="Times New Roman"/>
          <w:b/>
          <w:bCs/>
          <w:szCs w:val="32"/>
          <w:lang w:eastAsia="zh-CN"/>
        </w:rPr>
        <w:t>、周边租金水平</w:t>
      </w:r>
      <w:r>
        <w:rPr>
          <w:rFonts w:ascii="Times New Roman" w:hAnsi="Times New Roman" w:cs="Times New Roman"/>
          <w:b/>
          <w:bCs/>
          <w:szCs w:val="32"/>
          <w:lang w:eastAsia="zh-CN"/>
        </w:rPr>
        <w:t>。</w:t>
      </w:r>
      <w:r>
        <w:rPr>
          <w:rFonts w:ascii="Times New Roman" w:hAnsi="Times New Roman" w:cs="Times New Roman" w:hint="eastAsia"/>
          <w:bCs/>
          <w:szCs w:val="32"/>
          <w:lang w:eastAsia="zh-CN"/>
        </w:rPr>
        <w:t>目前，</w:t>
      </w:r>
      <w:r>
        <w:rPr>
          <w:rFonts w:ascii="Times New Roman" w:hAnsi="Times New Roman" w:cs="Times New Roman"/>
          <w:bCs/>
          <w:szCs w:val="32"/>
          <w:lang w:eastAsia="zh-CN"/>
        </w:rPr>
        <w:t>周边</w:t>
      </w:r>
      <w:r>
        <w:rPr>
          <w:rFonts w:ascii="Times New Roman" w:hAnsi="Times New Roman" w:cs="Times New Roman"/>
          <w:szCs w:val="32"/>
          <w:lang w:eastAsia="zh-CN"/>
        </w:rPr>
        <w:t>产业园区、商办载体</w:t>
      </w:r>
      <w:r>
        <w:rPr>
          <w:rFonts w:ascii="Times New Roman" w:hAnsi="Times New Roman" w:cs="Times New Roman"/>
          <w:bCs/>
          <w:szCs w:val="32"/>
          <w:lang w:eastAsia="zh-CN"/>
        </w:rPr>
        <w:t>租金</w:t>
      </w:r>
      <w:r>
        <w:rPr>
          <w:rFonts w:ascii="Times New Roman" w:hAnsi="Times New Roman" w:cs="Times New Roman" w:hint="eastAsia"/>
          <w:bCs/>
          <w:szCs w:val="32"/>
          <w:lang w:eastAsia="zh-CN"/>
        </w:rPr>
        <w:t>平均</w:t>
      </w:r>
      <w:r>
        <w:rPr>
          <w:rFonts w:ascii="Times New Roman" w:hAnsi="Times New Roman" w:cs="Times New Roman"/>
          <w:bCs/>
          <w:szCs w:val="32"/>
          <w:lang w:eastAsia="zh-CN"/>
        </w:rPr>
        <w:t>约</w:t>
      </w:r>
      <w:r>
        <w:rPr>
          <w:rFonts w:ascii="Times New Roman" w:hAnsi="Times New Roman" w:cs="Times New Roman"/>
          <w:bCs/>
          <w:szCs w:val="32"/>
          <w:lang w:eastAsia="zh-CN"/>
        </w:rPr>
        <w:t>1.5</w:t>
      </w:r>
      <w:r>
        <w:rPr>
          <w:rFonts w:ascii="Times New Roman" w:hAnsi="Times New Roman" w:cs="Times New Roman"/>
          <w:bCs/>
          <w:szCs w:val="32"/>
          <w:lang w:eastAsia="zh-CN"/>
        </w:rPr>
        <w:t>元</w:t>
      </w:r>
      <w:r>
        <w:rPr>
          <w:rFonts w:ascii="Times New Roman" w:hAnsi="Times New Roman" w:cs="Times New Roman"/>
          <w:bCs/>
          <w:szCs w:val="32"/>
          <w:lang w:eastAsia="zh-CN"/>
        </w:rPr>
        <w:t>/</w:t>
      </w:r>
      <w:r>
        <w:rPr>
          <w:rFonts w:ascii="Times New Roman" w:hAnsi="Times New Roman" w:cs="Times New Roman"/>
          <w:bCs/>
          <w:szCs w:val="32"/>
          <w:lang w:eastAsia="zh-CN"/>
        </w:rPr>
        <w:t>平方米</w:t>
      </w:r>
      <w:r>
        <w:rPr>
          <w:rFonts w:ascii="Times New Roman" w:hAnsi="Times New Roman" w:cs="Times New Roman"/>
          <w:bCs/>
          <w:szCs w:val="32"/>
          <w:lang w:eastAsia="zh-CN"/>
        </w:rPr>
        <w:t>·</w:t>
      </w:r>
      <w:r>
        <w:rPr>
          <w:rFonts w:ascii="Times New Roman" w:hAnsi="Times New Roman" w:cs="Times New Roman"/>
          <w:bCs/>
          <w:szCs w:val="32"/>
          <w:lang w:eastAsia="zh-CN"/>
        </w:rPr>
        <w:t>天，综合现有供给及后续集中放量情况，</w:t>
      </w:r>
      <w:r>
        <w:rPr>
          <w:rFonts w:ascii="Times New Roman" w:hAnsi="Times New Roman" w:cs="Times New Roman"/>
          <w:bCs/>
          <w:szCs w:val="32"/>
          <w:lang w:eastAsia="zh-CN"/>
        </w:rPr>
        <w:t>90</w:t>
      </w:r>
      <w:r>
        <w:rPr>
          <w:rFonts w:ascii="Times New Roman" w:hAnsi="Times New Roman" w:cs="Times New Roman"/>
          <w:bCs/>
          <w:szCs w:val="32"/>
          <w:lang w:eastAsia="zh-CN"/>
        </w:rPr>
        <w:t>号地块</w:t>
      </w:r>
      <w:r>
        <w:rPr>
          <w:rFonts w:ascii="Times New Roman" w:hAnsi="Times New Roman" w:cs="Times New Roman" w:hint="eastAsia"/>
          <w:bCs/>
          <w:szCs w:val="32"/>
          <w:lang w:eastAsia="zh-CN"/>
        </w:rPr>
        <w:t>办公</w:t>
      </w:r>
      <w:r>
        <w:rPr>
          <w:rFonts w:ascii="Times New Roman" w:hAnsi="Times New Roman" w:cs="Times New Roman"/>
          <w:bCs/>
          <w:szCs w:val="32"/>
          <w:lang w:eastAsia="zh-CN"/>
        </w:rPr>
        <w:t>面临一定市场竞争和去化压力，测算宜采用相对审慎的租金及出租率口径。</w:t>
      </w:r>
    </w:p>
    <w:tbl>
      <w:tblPr>
        <w:tblW w:w="4998" w:type="pct"/>
        <w:jc w:val="center"/>
        <w:tblLook w:val="04A0"/>
      </w:tblPr>
      <w:tblGrid>
        <w:gridCol w:w="2520"/>
        <w:gridCol w:w="2561"/>
        <w:gridCol w:w="2638"/>
        <w:gridCol w:w="1672"/>
      </w:tblGrid>
      <w:tr w:rsidR="002A2725">
        <w:trPr>
          <w:cantSplit/>
          <w:trHeight w:val="454"/>
          <w:tblHeader/>
          <w:jc w:val="center"/>
        </w:trPr>
        <w:tc>
          <w:tcPr>
            <w:tcW w:w="1341"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eastAsia="黑体" w:hAnsi="Times New Roman" w:cs="Times New Roman"/>
                <w:bCs/>
                <w:sz w:val="24"/>
                <w:szCs w:val="24"/>
              </w:rPr>
            </w:pPr>
            <w:r>
              <w:rPr>
                <w:rFonts w:ascii="Times New Roman" w:eastAsia="黑体" w:hAnsi="Times New Roman" w:cs="Times New Roman"/>
                <w:bCs/>
                <w:sz w:val="24"/>
                <w:szCs w:val="24"/>
              </w:rPr>
              <w:t>代表项目</w:t>
            </w:r>
          </w:p>
        </w:tc>
        <w:tc>
          <w:tcPr>
            <w:tcW w:w="1363"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eastAsia="黑体" w:hAnsi="Times New Roman" w:cs="Times New Roman"/>
                <w:bCs/>
                <w:sz w:val="24"/>
                <w:szCs w:val="24"/>
              </w:rPr>
            </w:pPr>
            <w:r>
              <w:rPr>
                <w:rFonts w:ascii="Times New Roman" w:eastAsia="黑体" w:hAnsi="Times New Roman" w:cs="Times New Roman"/>
                <w:bCs/>
                <w:sz w:val="24"/>
                <w:szCs w:val="24"/>
              </w:rPr>
              <w:t>距</w:t>
            </w:r>
            <w:r>
              <w:rPr>
                <w:rFonts w:ascii="Times New Roman" w:eastAsia="黑体" w:hAnsi="Times New Roman" w:cs="Times New Roman" w:hint="eastAsia"/>
                <w:bCs/>
                <w:sz w:val="24"/>
                <w:szCs w:val="24"/>
                <w:lang w:eastAsia="zh-CN"/>
              </w:rPr>
              <w:t>火车</w:t>
            </w:r>
            <w:r>
              <w:rPr>
                <w:rFonts w:ascii="Times New Roman" w:eastAsia="黑体" w:hAnsi="Times New Roman" w:cs="Times New Roman"/>
                <w:bCs/>
                <w:sz w:val="24"/>
                <w:szCs w:val="24"/>
              </w:rPr>
              <w:t>西站直线距离</w:t>
            </w:r>
          </w:p>
        </w:tc>
        <w:tc>
          <w:tcPr>
            <w:tcW w:w="1404"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eastAsia="黑体" w:hAnsi="Times New Roman" w:cs="Times New Roman"/>
                <w:bCs/>
                <w:sz w:val="24"/>
                <w:szCs w:val="24"/>
                <w:lang w:eastAsia="zh-CN"/>
              </w:rPr>
            </w:pPr>
            <w:r>
              <w:rPr>
                <w:rFonts w:ascii="Times New Roman" w:eastAsia="黑体" w:hAnsi="Times New Roman" w:cs="Times New Roman"/>
                <w:bCs/>
                <w:sz w:val="24"/>
                <w:szCs w:val="24"/>
                <w:lang w:eastAsia="zh-CN"/>
              </w:rPr>
              <w:t>参考租金（元</w:t>
            </w:r>
            <w:r>
              <w:rPr>
                <w:rFonts w:ascii="Times New Roman" w:eastAsia="黑体" w:hAnsi="Times New Roman" w:cs="Times New Roman"/>
                <w:bCs/>
                <w:sz w:val="24"/>
                <w:szCs w:val="24"/>
                <w:lang w:eastAsia="zh-CN"/>
              </w:rPr>
              <w:t>/</w:t>
            </w:r>
            <w:r>
              <w:rPr>
                <w:rFonts w:ascii="Times New Roman" w:eastAsia="黑体" w:hAnsi="Times New Roman" w:cs="Times New Roman"/>
                <w:bCs/>
                <w:sz w:val="24"/>
                <w:szCs w:val="24"/>
                <w:lang w:eastAsia="zh-CN"/>
              </w:rPr>
              <w:t>㎡</w:t>
            </w:r>
            <w:r>
              <w:rPr>
                <w:rFonts w:ascii="Times New Roman" w:eastAsia="黑体" w:hAnsi="Times New Roman" w:cs="Times New Roman"/>
                <w:bCs/>
                <w:sz w:val="24"/>
                <w:szCs w:val="24"/>
                <w:lang w:eastAsia="zh-CN"/>
              </w:rPr>
              <w:t>·</w:t>
            </w:r>
            <w:r>
              <w:rPr>
                <w:rFonts w:ascii="Times New Roman" w:eastAsia="黑体" w:hAnsi="Times New Roman" w:cs="Times New Roman"/>
                <w:bCs/>
                <w:sz w:val="24"/>
                <w:szCs w:val="24"/>
                <w:lang w:eastAsia="zh-CN"/>
              </w:rPr>
              <w:t>天）</w:t>
            </w:r>
          </w:p>
        </w:tc>
        <w:tc>
          <w:tcPr>
            <w:tcW w:w="890"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eastAsia="黑体" w:hAnsi="Times New Roman" w:cs="Times New Roman"/>
                <w:bCs/>
                <w:sz w:val="24"/>
                <w:szCs w:val="24"/>
              </w:rPr>
            </w:pPr>
            <w:r>
              <w:rPr>
                <w:rFonts w:ascii="Times New Roman" w:eastAsia="黑体" w:hAnsi="Times New Roman" w:cs="Times New Roman"/>
                <w:bCs/>
                <w:sz w:val="24"/>
                <w:szCs w:val="24"/>
              </w:rPr>
              <w:t>数据口径</w:t>
            </w:r>
          </w:p>
        </w:tc>
      </w:tr>
      <w:tr w:rsidR="002A2725">
        <w:trPr>
          <w:cantSplit/>
          <w:trHeight w:val="454"/>
          <w:jc w:val="center"/>
        </w:trPr>
        <w:tc>
          <w:tcPr>
            <w:tcW w:w="1341"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浙大总部经济园</w:t>
            </w:r>
          </w:p>
        </w:tc>
        <w:tc>
          <w:tcPr>
            <w:tcW w:w="1363"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1.4</w:t>
            </w:r>
            <w:r>
              <w:rPr>
                <w:rFonts w:ascii="Times New Roman" w:hAnsi="Times New Roman" w:cs="Times New Roman"/>
                <w:sz w:val="24"/>
                <w:szCs w:val="24"/>
              </w:rPr>
              <w:t>公里</w:t>
            </w:r>
          </w:p>
        </w:tc>
        <w:tc>
          <w:tcPr>
            <w:tcW w:w="1404"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毛坯</w:t>
            </w:r>
            <w:r>
              <w:rPr>
                <w:rFonts w:ascii="Times New Roman" w:hAnsi="Times New Roman" w:cs="Times New Roman"/>
                <w:sz w:val="24"/>
                <w:szCs w:val="24"/>
              </w:rPr>
              <w:t>1.47/</w:t>
            </w:r>
            <w:r>
              <w:rPr>
                <w:rFonts w:ascii="Times New Roman" w:hAnsi="Times New Roman" w:cs="Times New Roman"/>
                <w:sz w:val="24"/>
                <w:szCs w:val="24"/>
              </w:rPr>
              <w:t>精装</w:t>
            </w:r>
            <w:r>
              <w:rPr>
                <w:rFonts w:ascii="Times New Roman" w:hAnsi="Times New Roman" w:cs="Times New Roman"/>
                <w:sz w:val="24"/>
                <w:szCs w:val="24"/>
              </w:rPr>
              <w:t>1.89</w:t>
            </w:r>
          </w:p>
        </w:tc>
        <w:tc>
          <w:tcPr>
            <w:tcW w:w="890"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sz w:val="24"/>
                <w:szCs w:val="24"/>
              </w:rPr>
              <w:t>年</w:t>
            </w:r>
            <w:r>
              <w:rPr>
                <w:rFonts w:ascii="Times New Roman" w:hAnsi="Times New Roman" w:cs="Times New Roman"/>
                <w:sz w:val="24"/>
                <w:szCs w:val="24"/>
              </w:rPr>
              <w:t>4</w:t>
            </w:r>
            <w:r>
              <w:rPr>
                <w:rFonts w:ascii="Times New Roman" w:hAnsi="Times New Roman" w:cs="Times New Roman"/>
                <w:sz w:val="24"/>
                <w:szCs w:val="24"/>
              </w:rPr>
              <w:t>月实地调研</w:t>
            </w:r>
          </w:p>
        </w:tc>
      </w:tr>
      <w:tr w:rsidR="002A2725">
        <w:trPr>
          <w:cantSplit/>
          <w:trHeight w:val="454"/>
          <w:jc w:val="center"/>
        </w:trPr>
        <w:tc>
          <w:tcPr>
            <w:tcW w:w="1341"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梦想小镇</w:t>
            </w:r>
          </w:p>
        </w:tc>
        <w:tc>
          <w:tcPr>
            <w:tcW w:w="1363"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1.7</w:t>
            </w:r>
            <w:r>
              <w:rPr>
                <w:rFonts w:ascii="Times New Roman" w:hAnsi="Times New Roman" w:cs="Times New Roman"/>
                <w:sz w:val="24"/>
                <w:szCs w:val="24"/>
              </w:rPr>
              <w:t>公里</w:t>
            </w:r>
          </w:p>
        </w:tc>
        <w:tc>
          <w:tcPr>
            <w:tcW w:w="1404"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1.2</w:t>
            </w:r>
            <w:r>
              <w:rPr>
                <w:rFonts w:ascii="Times New Roman" w:hAnsi="Times New Roman" w:cs="Times New Roman"/>
                <w:sz w:val="24"/>
                <w:szCs w:val="24"/>
                <w:lang w:eastAsia="zh-CN"/>
              </w:rPr>
              <w:t>-</w:t>
            </w:r>
            <w:r>
              <w:rPr>
                <w:rFonts w:ascii="Times New Roman" w:hAnsi="Times New Roman" w:cs="Times New Roman"/>
                <w:sz w:val="24"/>
                <w:szCs w:val="24"/>
              </w:rPr>
              <w:t>1.5</w:t>
            </w:r>
          </w:p>
        </w:tc>
        <w:tc>
          <w:tcPr>
            <w:tcW w:w="890"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公开挂牌</w:t>
            </w:r>
          </w:p>
        </w:tc>
      </w:tr>
      <w:tr w:rsidR="002A2725">
        <w:trPr>
          <w:cantSplit/>
          <w:trHeight w:val="454"/>
          <w:jc w:val="center"/>
        </w:trPr>
        <w:tc>
          <w:tcPr>
            <w:tcW w:w="1341"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奥克斯时代未来之城</w:t>
            </w:r>
          </w:p>
        </w:tc>
        <w:tc>
          <w:tcPr>
            <w:tcW w:w="1363"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2.1</w:t>
            </w:r>
            <w:r>
              <w:rPr>
                <w:rFonts w:ascii="Times New Roman" w:hAnsi="Times New Roman" w:cs="Times New Roman"/>
                <w:sz w:val="24"/>
                <w:szCs w:val="24"/>
              </w:rPr>
              <w:t>公里</w:t>
            </w:r>
          </w:p>
        </w:tc>
        <w:tc>
          <w:tcPr>
            <w:tcW w:w="1404"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1.3</w:t>
            </w:r>
            <w:r>
              <w:rPr>
                <w:rFonts w:ascii="Times New Roman" w:hAnsi="Times New Roman" w:cs="Times New Roman"/>
                <w:sz w:val="24"/>
                <w:szCs w:val="24"/>
                <w:lang w:eastAsia="zh-CN"/>
              </w:rPr>
              <w:t>-</w:t>
            </w:r>
            <w:r>
              <w:rPr>
                <w:rFonts w:ascii="Times New Roman" w:hAnsi="Times New Roman" w:cs="Times New Roman"/>
                <w:sz w:val="24"/>
                <w:szCs w:val="24"/>
              </w:rPr>
              <w:t>1.5</w:t>
            </w:r>
          </w:p>
        </w:tc>
        <w:tc>
          <w:tcPr>
            <w:tcW w:w="890"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公开挂牌</w:t>
            </w:r>
          </w:p>
        </w:tc>
      </w:tr>
      <w:tr w:rsidR="002A2725">
        <w:trPr>
          <w:cantSplit/>
          <w:trHeight w:val="454"/>
          <w:jc w:val="center"/>
        </w:trPr>
        <w:tc>
          <w:tcPr>
            <w:tcW w:w="1341"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恒生科技园</w:t>
            </w:r>
          </w:p>
        </w:tc>
        <w:tc>
          <w:tcPr>
            <w:tcW w:w="1363"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2.8</w:t>
            </w:r>
            <w:r>
              <w:rPr>
                <w:rFonts w:ascii="Times New Roman" w:hAnsi="Times New Roman" w:cs="Times New Roman"/>
                <w:sz w:val="24"/>
                <w:szCs w:val="24"/>
              </w:rPr>
              <w:t>公里</w:t>
            </w:r>
          </w:p>
        </w:tc>
        <w:tc>
          <w:tcPr>
            <w:tcW w:w="1404"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1.3</w:t>
            </w:r>
            <w:r>
              <w:rPr>
                <w:rFonts w:ascii="Times New Roman" w:hAnsi="Times New Roman" w:cs="Times New Roman"/>
                <w:sz w:val="24"/>
                <w:szCs w:val="24"/>
                <w:lang w:eastAsia="zh-CN"/>
              </w:rPr>
              <w:t>-</w:t>
            </w:r>
            <w:r>
              <w:rPr>
                <w:rFonts w:ascii="Times New Roman" w:hAnsi="Times New Roman" w:cs="Times New Roman"/>
                <w:sz w:val="24"/>
                <w:szCs w:val="24"/>
              </w:rPr>
              <w:t>1.8</w:t>
            </w:r>
          </w:p>
        </w:tc>
        <w:tc>
          <w:tcPr>
            <w:tcW w:w="890" w:type="pct"/>
            <w:tcBorders>
              <w:top w:val="single" w:sz="4" w:space="0" w:color="auto"/>
              <w:left w:val="single" w:sz="4" w:space="0" w:color="auto"/>
              <w:bottom w:val="single" w:sz="4" w:space="0" w:color="auto"/>
              <w:right w:val="single" w:sz="4" w:space="0" w:color="auto"/>
            </w:tcBorders>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公开挂牌</w:t>
            </w:r>
          </w:p>
        </w:tc>
      </w:tr>
    </w:tbl>
    <w:p w:rsidR="002A2725" w:rsidRDefault="00763A73">
      <w:pPr>
        <w:widowControl w:val="0"/>
        <w:spacing w:after="0" w:line="600" w:lineRule="exact"/>
        <w:ind w:firstLineChars="200" w:firstLine="643"/>
        <w:jc w:val="both"/>
        <w:rPr>
          <w:ins w:id="6" w:author="Administrator" w:date="2026-09-01T20:36:00Z"/>
          <w:rFonts w:ascii="Times New Roman" w:hAnsi="Times New Roman" w:cs="Times New Roman" w:hint="eastAsia"/>
          <w:szCs w:val="32"/>
          <w:lang w:eastAsia="zh-CN"/>
        </w:rPr>
      </w:pPr>
      <w:r>
        <w:rPr>
          <w:rFonts w:ascii="Times New Roman" w:hAnsi="Times New Roman" w:cs="Times New Roman" w:hint="eastAsia"/>
          <w:b/>
          <w:szCs w:val="32"/>
          <w:lang w:eastAsia="zh-CN"/>
        </w:rPr>
        <w:t>3</w:t>
      </w:r>
      <w:r>
        <w:rPr>
          <w:rFonts w:ascii="Times New Roman" w:hAnsi="Times New Roman" w:cs="Times New Roman" w:hint="eastAsia"/>
          <w:b/>
          <w:szCs w:val="32"/>
          <w:lang w:eastAsia="zh-CN"/>
        </w:rPr>
        <w:t>.</w:t>
      </w:r>
      <w:r>
        <w:rPr>
          <w:rFonts w:ascii="Times New Roman" w:hAnsi="Times New Roman" w:cs="Times New Roman"/>
          <w:b/>
          <w:szCs w:val="32"/>
          <w:lang w:eastAsia="zh-CN"/>
        </w:rPr>
        <w:t>酒店供给方面。</w:t>
      </w:r>
      <w:r>
        <w:rPr>
          <w:rFonts w:ascii="Times New Roman" w:hAnsi="Times New Roman" w:cs="Times New Roman"/>
          <w:szCs w:val="32"/>
          <w:lang w:eastAsia="zh-CN"/>
        </w:rPr>
        <w:t>西站雨棚上盖</w:t>
      </w:r>
      <w:r>
        <w:rPr>
          <w:rFonts w:ascii="Times New Roman" w:hAnsi="Times New Roman" w:cs="Times New Roman" w:hint="eastAsia"/>
          <w:szCs w:val="32"/>
          <w:lang w:eastAsia="zh-CN"/>
        </w:rPr>
        <w:t>云尚中心</w:t>
      </w:r>
      <w:r>
        <w:rPr>
          <w:rFonts w:ascii="Times New Roman" w:hAnsi="Times New Roman" w:cs="Times New Roman"/>
          <w:szCs w:val="32"/>
          <w:lang w:eastAsia="zh-CN"/>
        </w:rPr>
        <w:t>项目已引入全季酒店并投入运营，</w:t>
      </w:r>
      <w:r>
        <w:rPr>
          <w:rFonts w:ascii="Times New Roman" w:hAnsi="Times New Roman" w:cs="Times New Roman" w:hint="eastAsia"/>
          <w:szCs w:val="32"/>
          <w:lang w:eastAsia="zh-CN"/>
        </w:rPr>
        <w:t>定位为</w:t>
      </w:r>
      <w:r>
        <w:rPr>
          <w:rFonts w:ascii="Times New Roman" w:hAnsi="Times New Roman" w:cs="Times New Roman"/>
          <w:szCs w:val="32"/>
          <w:lang w:eastAsia="zh-CN"/>
        </w:rPr>
        <w:t>中端商务酒店</w:t>
      </w:r>
      <w:r>
        <w:rPr>
          <w:rFonts w:ascii="Times New Roman" w:hAnsi="Times New Roman" w:cs="Times New Roman" w:hint="eastAsia"/>
          <w:szCs w:val="32"/>
          <w:lang w:eastAsia="zh-CN"/>
        </w:rPr>
        <w:t>，</w:t>
      </w:r>
      <w:r>
        <w:rPr>
          <w:rFonts w:ascii="Times New Roman" w:hAnsi="Times New Roman" w:cs="Times New Roman"/>
          <w:szCs w:val="32"/>
          <w:lang w:eastAsia="zh-CN"/>
        </w:rPr>
        <w:t>未来金手指、金钥匙综合体均规划高端酒店。除上述枢纽综合体项目外，目前站区周边公开规划中暂未见大规模新增中端商务酒店项目。综合研判，</w:t>
      </w:r>
      <w:r>
        <w:rPr>
          <w:rFonts w:ascii="Times New Roman" w:hAnsi="Times New Roman" w:cs="Times New Roman" w:hint="eastAsia"/>
          <w:szCs w:val="32"/>
          <w:lang w:eastAsia="zh-CN"/>
        </w:rPr>
        <w:t>火车</w:t>
      </w:r>
      <w:r>
        <w:rPr>
          <w:rFonts w:ascii="Times New Roman" w:hAnsi="Times New Roman" w:cs="Times New Roman"/>
          <w:szCs w:val="32"/>
          <w:lang w:eastAsia="zh-CN"/>
        </w:rPr>
        <w:t>西站</w:t>
      </w:r>
      <w:r>
        <w:rPr>
          <w:rFonts w:ascii="Times New Roman" w:hAnsi="Times New Roman" w:cs="Times New Roman" w:hint="eastAsia"/>
          <w:szCs w:val="32"/>
          <w:lang w:eastAsia="zh-CN"/>
        </w:rPr>
        <w:t>片区</w:t>
      </w:r>
      <w:r>
        <w:rPr>
          <w:rFonts w:ascii="Times New Roman" w:hAnsi="Times New Roman" w:cs="Times New Roman"/>
          <w:szCs w:val="32"/>
          <w:lang w:eastAsia="zh-CN"/>
        </w:rPr>
        <w:t>已有一定酒店供给基础，后续新增以高端为主，中端或中高端商务酒店</w:t>
      </w:r>
      <w:r>
        <w:rPr>
          <w:rFonts w:ascii="Times New Roman" w:hAnsi="Times New Roman" w:cs="Times New Roman" w:hint="eastAsia"/>
          <w:szCs w:val="32"/>
          <w:lang w:eastAsia="zh-CN"/>
        </w:rPr>
        <w:t>存在</w:t>
      </w:r>
      <w:r>
        <w:rPr>
          <w:rFonts w:ascii="Times New Roman" w:hAnsi="Times New Roman" w:cs="Times New Roman"/>
          <w:szCs w:val="32"/>
          <w:lang w:eastAsia="zh-CN"/>
        </w:rPr>
        <w:t>差异化</w:t>
      </w:r>
      <w:r>
        <w:rPr>
          <w:rFonts w:ascii="Times New Roman" w:hAnsi="Times New Roman" w:cs="Times New Roman" w:hint="eastAsia"/>
          <w:szCs w:val="32"/>
          <w:lang w:eastAsia="zh-CN"/>
        </w:rPr>
        <w:t>发展</w:t>
      </w:r>
      <w:r>
        <w:rPr>
          <w:rFonts w:ascii="Times New Roman" w:hAnsi="Times New Roman" w:cs="Times New Roman"/>
          <w:szCs w:val="32"/>
          <w:lang w:eastAsia="zh-CN"/>
        </w:rPr>
        <w:t>空间。</w:t>
      </w:r>
    </w:p>
    <w:p w:rsidR="00537350" w:rsidRDefault="00537350" w:rsidP="00537350">
      <w:pPr>
        <w:widowControl w:val="0"/>
        <w:spacing w:after="0" w:line="600" w:lineRule="exact"/>
        <w:ind w:firstLineChars="200" w:firstLine="640"/>
        <w:jc w:val="both"/>
        <w:rPr>
          <w:rFonts w:ascii="Times New Roman" w:hAnsi="Times New Roman" w:cs="Times New Roman"/>
          <w:szCs w:val="32"/>
          <w:lang w:eastAsia="zh-CN"/>
        </w:rPr>
        <w:pPrChange w:id="7" w:author="Administrator" w:date="2026-09-01T20:36:00Z">
          <w:pPr>
            <w:widowControl w:val="0"/>
            <w:spacing w:after="0" w:line="600" w:lineRule="exact"/>
            <w:ind w:firstLineChars="200" w:firstLine="640"/>
            <w:jc w:val="both"/>
          </w:pPr>
        </w:pPrChange>
      </w:pPr>
    </w:p>
    <w:tbl>
      <w:tblPr>
        <w:tblStyle w:val="af"/>
        <w:tblW w:w="0" w:type="auto"/>
        <w:jc w:val="center"/>
        <w:tblLayout w:type="fixed"/>
        <w:tblLook w:val="04A0"/>
      </w:tblPr>
      <w:tblGrid>
        <w:gridCol w:w="2295"/>
        <w:gridCol w:w="2083"/>
        <w:gridCol w:w="2507"/>
        <w:gridCol w:w="2295"/>
      </w:tblGrid>
      <w:tr w:rsidR="002A2725">
        <w:trPr>
          <w:cantSplit/>
          <w:tblHeader/>
          <w:jc w:val="center"/>
        </w:trPr>
        <w:tc>
          <w:tcPr>
            <w:tcW w:w="2295" w:type="dxa"/>
            <w:shd w:val="clear" w:color="auto" w:fill="auto"/>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lastRenderedPageBreak/>
              <w:t>项目</w:t>
            </w:r>
          </w:p>
        </w:tc>
        <w:tc>
          <w:tcPr>
            <w:tcW w:w="2083" w:type="dxa"/>
            <w:shd w:val="clear" w:color="auto" w:fill="auto"/>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建设</w:t>
            </w:r>
            <w:r>
              <w:rPr>
                <w:rFonts w:ascii="Times New Roman" w:eastAsia="黑体" w:hAnsi="Times New Roman" w:cs="Times New Roman"/>
                <w:sz w:val="24"/>
                <w:szCs w:val="24"/>
              </w:rPr>
              <w:t>/</w:t>
            </w:r>
            <w:r>
              <w:rPr>
                <w:rFonts w:ascii="Times New Roman" w:eastAsia="黑体" w:hAnsi="Times New Roman" w:cs="Times New Roman"/>
                <w:sz w:val="24"/>
                <w:szCs w:val="24"/>
              </w:rPr>
              <w:t>运营状态</w:t>
            </w:r>
          </w:p>
        </w:tc>
        <w:tc>
          <w:tcPr>
            <w:tcW w:w="2507" w:type="dxa"/>
            <w:shd w:val="clear" w:color="auto" w:fill="auto"/>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规模</w:t>
            </w:r>
          </w:p>
        </w:tc>
        <w:tc>
          <w:tcPr>
            <w:tcW w:w="2295" w:type="dxa"/>
            <w:shd w:val="clear" w:color="auto" w:fill="auto"/>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定位及说明</w:t>
            </w:r>
          </w:p>
        </w:tc>
      </w:tr>
      <w:tr w:rsidR="002A2725">
        <w:trPr>
          <w:cantSplit/>
          <w:jc w:val="center"/>
        </w:trPr>
        <w:tc>
          <w:tcPr>
            <w:tcW w:w="229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西站雨棚上盖</w:t>
            </w:r>
          </w:p>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w:t>
            </w:r>
            <w:r>
              <w:rPr>
                <w:rFonts w:ascii="Times New Roman" w:hAnsi="Times New Roman" w:cs="Times New Roman"/>
                <w:b/>
                <w:bCs/>
                <w:sz w:val="24"/>
                <w:szCs w:val="24"/>
                <w:lang w:eastAsia="zh-CN"/>
              </w:rPr>
              <w:t>全季酒店</w:t>
            </w:r>
            <w:r>
              <w:rPr>
                <w:rFonts w:ascii="Times New Roman" w:hAnsi="Times New Roman" w:cs="Times New Roman"/>
                <w:b/>
                <w:bCs/>
                <w:sz w:val="24"/>
                <w:szCs w:val="24"/>
                <w:lang w:eastAsia="zh-CN"/>
              </w:rPr>
              <w:t>）</w:t>
            </w:r>
          </w:p>
        </w:tc>
        <w:tc>
          <w:tcPr>
            <w:tcW w:w="2083"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已运营</w:t>
            </w:r>
          </w:p>
        </w:tc>
        <w:tc>
          <w:tcPr>
            <w:tcW w:w="250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179</w:t>
            </w:r>
            <w:r>
              <w:rPr>
                <w:rFonts w:ascii="Times New Roman" w:hAnsi="Times New Roman" w:cs="Times New Roman"/>
                <w:sz w:val="24"/>
                <w:szCs w:val="24"/>
              </w:rPr>
              <w:t>间；</w:t>
            </w:r>
          </w:p>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酒店建筑约</w:t>
            </w:r>
            <w:r>
              <w:rPr>
                <w:rFonts w:ascii="Times New Roman" w:hAnsi="Times New Roman" w:cs="Times New Roman"/>
                <w:sz w:val="24"/>
                <w:szCs w:val="24"/>
              </w:rPr>
              <w:t>1.3</w:t>
            </w:r>
            <w:r>
              <w:rPr>
                <w:rFonts w:ascii="Times New Roman" w:hAnsi="Times New Roman" w:cs="Times New Roman"/>
                <w:sz w:val="24"/>
                <w:szCs w:val="24"/>
              </w:rPr>
              <w:t>万㎡</w:t>
            </w:r>
          </w:p>
        </w:tc>
        <w:tc>
          <w:tcPr>
            <w:tcW w:w="229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中端商务酒店；据西站反馈年租金约</w:t>
            </w:r>
            <w:r>
              <w:rPr>
                <w:rFonts w:ascii="Times New Roman" w:hAnsi="Times New Roman" w:cs="Times New Roman"/>
                <w:sz w:val="24"/>
                <w:szCs w:val="24"/>
                <w:lang w:eastAsia="zh-CN"/>
              </w:rPr>
              <w:t>600</w:t>
            </w:r>
            <w:r>
              <w:rPr>
                <w:rFonts w:ascii="Times New Roman" w:hAnsi="Times New Roman" w:cs="Times New Roman"/>
                <w:sz w:val="24"/>
                <w:szCs w:val="24"/>
                <w:lang w:eastAsia="zh-CN"/>
              </w:rPr>
              <w:t>万元</w:t>
            </w:r>
          </w:p>
        </w:tc>
      </w:tr>
      <w:tr w:rsidR="002A2725">
        <w:trPr>
          <w:cantSplit/>
          <w:jc w:val="center"/>
        </w:trPr>
        <w:tc>
          <w:tcPr>
            <w:tcW w:w="229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金手指综合体酒店</w:t>
            </w:r>
          </w:p>
        </w:tc>
        <w:tc>
          <w:tcPr>
            <w:tcW w:w="2083"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计划</w:t>
            </w:r>
            <w:r>
              <w:rPr>
                <w:rFonts w:ascii="Times New Roman" w:hAnsi="Times New Roman" w:cs="Times New Roman"/>
                <w:sz w:val="24"/>
                <w:szCs w:val="24"/>
              </w:rPr>
              <w:t>2028</w:t>
            </w:r>
            <w:r>
              <w:rPr>
                <w:rFonts w:ascii="Times New Roman" w:hAnsi="Times New Roman" w:cs="Times New Roman"/>
                <w:sz w:val="24"/>
                <w:szCs w:val="24"/>
              </w:rPr>
              <w:t>年投用</w:t>
            </w:r>
          </w:p>
        </w:tc>
        <w:tc>
          <w:tcPr>
            <w:tcW w:w="250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两家凯悦品牌</w:t>
            </w:r>
          </w:p>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合计约</w:t>
            </w:r>
            <w:r>
              <w:rPr>
                <w:rFonts w:ascii="Times New Roman" w:hAnsi="Times New Roman" w:cs="Times New Roman"/>
                <w:sz w:val="24"/>
                <w:szCs w:val="24"/>
                <w:lang w:eastAsia="zh-CN"/>
              </w:rPr>
              <w:t>518</w:t>
            </w:r>
            <w:r>
              <w:rPr>
                <w:rFonts w:ascii="Times New Roman" w:hAnsi="Times New Roman" w:cs="Times New Roman"/>
                <w:sz w:val="24"/>
                <w:szCs w:val="24"/>
                <w:lang w:eastAsia="zh-CN"/>
              </w:rPr>
              <w:t>间</w:t>
            </w:r>
          </w:p>
        </w:tc>
        <w:tc>
          <w:tcPr>
            <w:tcW w:w="229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高端酒店，分别规划</w:t>
            </w:r>
            <w:r>
              <w:rPr>
                <w:rFonts w:ascii="Times New Roman" w:hAnsi="Times New Roman" w:cs="Times New Roman"/>
                <w:sz w:val="24"/>
                <w:szCs w:val="24"/>
                <w:lang w:eastAsia="zh-CN"/>
              </w:rPr>
              <w:t>248</w:t>
            </w:r>
            <w:r>
              <w:rPr>
                <w:rFonts w:ascii="Times New Roman" w:hAnsi="Times New Roman" w:cs="Times New Roman"/>
                <w:sz w:val="24"/>
                <w:szCs w:val="24"/>
                <w:lang w:eastAsia="zh-CN"/>
              </w:rPr>
              <w:t>间和约</w:t>
            </w:r>
            <w:r>
              <w:rPr>
                <w:rFonts w:ascii="Times New Roman" w:hAnsi="Times New Roman" w:cs="Times New Roman"/>
                <w:sz w:val="24"/>
                <w:szCs w:val="24"/>
                <w:lang w:eastAsia="zh-CN"/>
              </w:rPr>
              <w:t>270</w:t>
            </w:r>
            <w:r>
              <w:rPr>
                <w:rFonts w:ascii="Times New Roman" w:hAnsi="Times New Roman" w:cs="Times New Roman"/>
                <w:sz w:val="24"/>
                <w:szCs w:val="24"/>
                <w:lang w:eastAsia="zh-CN"/>
              </w:rPr>
              <w:t>间</w:t>
            </w:r>
          </w:p>
        </w:tc>
      </w:tr>
      <w:tr w:rsidR="002A2725">
        <w:trPr>
          <w:cantSplit/>
          <w:jc w:val="center"/>
        </w:trPr>
        <w:tc>
          <w:tcPr>
            <w:tcW w:w="229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金钥匙综合体酒店</w:t>
            </w:r>
          </w:p>
        </w:tc>
        <w:tc>
          <w:tcPr>
            <w:tcW w:w="2083"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规划建设</w:t>
            </w:r>
          </w:p>
        </w:tc>
        <w:tc>
          <w:tcPr>
            <w:tcW w:w="2507"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主塔酒店约</w:t>
            </w:r>
            <w:r>
              <w:rPr>
                <w:rFonts w:ascii="Times New Roman" w:hAnsi="Times New Roman" w:cs="Times New Roman"/>
                <w:sz w:val="24"/>
                <w:szCs w:val="24"/>
              </w:rPr>
              <w:t>3.5</w:t>
            </w:r>
            <w:r>
              <w:rPr>
                <w:rFonts w:ascii="Times New Roman" w:hAnsi="Times New Roman" w:cs="Times New Roman"/>
                <w:sz w:val="24"/>
                <w:szCs w:val="24"/>
              </w:rPr>
              <w:t>万㎡</w:t>
            </w:r>
          </w:p>
        </w:tc>
        <w:tc>
          <w:tcPr>
            <w:tcW w:w="229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规划五星级酒店，客房数尚</w:t>
            </w:r>
            <w:r>
              <w:rPr>
                <w:rFonts w:ascii="Times New Roman" w:hAnsi="Times New Roman" w:cs="Times New Roman"/>
                <w:sz w:val="24"/>
                <w:szCs w:val="24"/>
                <w:lang w:eastAsia="zh-CN"/>
              </w:rPr>
              <w:t>未</w:t>
            </w:r>
            <w:r>
              <w:rPr>
                <w:rFonts w:ascii="Times New Roman" w:hAnsi="Times New Roman" w:cs="Times New Roman"/>
                <w:sz w:val="24"/>
                <w:szCs w:val="24"/>
                <w:lang w:eastAsia="zh-CN"/>
              </w:rPr>
              <w:t>明确</w:t>
            </w:r>
          </w:p>
        </w:tc>
      </w:tr>
    </w:tbl>
    <w:p w:rsidR="002A2725" w:rsidRDefault="00763A73" w:rsidP="00537350">
      <w:pPr>
        <w:pStyle w:val="21"/>
        <w:ind w:firstLine="643"/>
        <w:jc w:val="both"/>
        <w:rPr>
          <w:color w:val="auto"/>
          <w:lang w:eastAsia="zh-CN"/>
        </w:rPr>
      </w:pPr>
      <w:bookmarkStart w:id="8" w:name="_Toc17549"/>
      <w:r>
        <w:rPr>
          <w:color w:val="auto"/>
          <w:lang w:eastAsia="zh-CN"/>
        </w:rPr>
        <w:t>（</w:t>
      </w:r>
      <w:r>
        <w:rPr>
          <w:color w:val="auto"/>
          <w:lang w:eastAsia="zh-CN"/>
        </w:rPr>
        <w:t>三</w:t>
      </w:r>
      <w:r>
        <w:rPr>
          <w:color w:val="auto"/>
          <w:lang w:eastAsia="zh-CN"/>
        </w:rPr>
        <w:t>）产业资源对接情况</w:t>
      </w:r>
      <w:bookmarkEnd w:id="8"/>
    </w:p>
    <w:p w:rsidR="002A2725" w:rsidRDefault="00763A73">
      <w:pPr>
        <w:widowControl w:val="0"/>
        <w:spacing w:after="0" w:line="600" w:lineRule="exact"/>
        <w:ind w:firstLineChars="200" w:firstLine="643"/>
        <w:jc w:val="both"/>
        <w:rPr>
          <w:rFonts w:ascii="Times New Roman" w:hAnsi="Times New Roman" w:cs="Times New Roman"/>
          <w:b/>
          <w:szCs w:val="32"/>
          <w:lang w:eastAsia="zh-CN"/>
        </w:rPr>
      </w:pPr>
      <w:r>
        <w:rPr>
          <w:rFonts w:ascii="Times New Roman" w:hAnsi="Times New Roman" w:cs="Times New Roman"/>
          <w:b/>
          <w:szCs w:val="32"/>
          <w:lang w:eastAsia="zh-CN"/>
        </w:rPr>
        <w:t>1</w:t>
      </w:r>
      <w:r>
        <w:rPr>
          <w:rFonts w:ascii="Times New Roman" w:hAnsi="Times New Roman" w:cs="Times New Roman" w:hint="eastAsia"/>
          <w:b/>
          <w:szCs w:val="32"/>
          <w:lang w:eastAsia="zh-CN"/>
        </w:rPr>
        <w:t>.</w:t>
      </w:r>
      <w:r>
        <w:rPr>
          <w:rFonts w:ascii="Times New Roman" w:hAnsi="Times New Roman" w:cs="Times New Roman"/>
          <w:b/>
          <w:szCs w:val="32"/>
          <w:lang w:eastAsia="zh-CN"/>
        </w:rPr>
        <w:t>酒店资源方面</w:t>
      </w:r>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前期已邀请星都宾馆团队赴</w:t>
      </w:r>
      <w:r>
        <w:rPr>
          <w:rFonts w:ascii="Times New Roman" w:hAnsi="Times New Roman" w:cs="Times New Roman"/>
          <w:szCs w:val="32"/>
          <w:lang w:eastAsia="zh-CN"/>
        </w:rPr>
        <w:t>90</w:t>
      </w:r>
      <w:r>
        <w:rPr>
          <w:rFonts w:ascii="Times New Roman" w:hAnsi="Times New Roman" w:cs="Times New Roman"/>
          <w:szCs w:val="32"/>
          <w:lang w:eastAsia="zh-CN"/>
        </w:rPr>
        <w:t>号地块现场踏勘，并与君亭、亚朵等酒店团队开展沟通，重点了解品牌进入意愿、客房规模、空间条件、投资边界及租赁承受能力。</w:t>
      </w:r>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星都宾馆团队：认为地块具备高铁枢纽和轨道交通区位基础，但酒店经营不能单纯依赖到发客流，稳定客源更取决于周边</w:t>
      </w:r>
      <w:r>
        <w:rPr>
          <w:rFonts w:ascii="Times New Roman" w:hAnsi="Times New Roman" w:cs="Times New Roman"/>
          <w:szCs w:val="32"/>
          <w:lang w:eastAsia="zh-CN"/>
        </w:rPr>
        <w:t>办公</w:t>
      </w:r>
      <w:r>
        <w:rPr>
          <w:rFonts w:ascii="Times New Roman" w:hAnsi="Times New Roman" w:cs="Times New Roman"/>
          <w:szCs w:val="32"/>
          <w:lang w:eastAsia="zh-CN"/>
        </w:rPr>
        <w:t>和商务客群形成；建议重点研究</w:t>
      </w:r>
      <w:r>
        <w:rPr>
          <w:rFonts w:ascii="Times New Roman" w:hAnsi="Times New Roman" w:cs="Times New Roman"/>
          <w:szCs w:val="32"/>
          <w:lang w:eastAsia="zh-CN"/>
        </w:rPr>
        <w:t>100</w:t>
      </w:r>
      <w:r>
        <w:rPr>
          <w:rFonts w:ascii="Times New Roman" w:hAnsi="Times New Roman" w:cs="Times New Roman" w:hint="eastAsia"/>
          <w:szCs w:val="32"/>
          <w:lang w:eastAsia="zh-CN"/>
        </w:rPr>
        <w:t>-</w:t>
      </w:r>
      <w:r>
        <w:rPr>
          <w:rFonts w:ascii="Times New Roman" w:hAnsi="Times New Roman" w:cs="Times New Roman"/>
          <w:szCs w:val="32"/>
          <w:lang w:eastAsia="zh-CN"/>
        </w:rPr>
        <w:t>150</w:t>
      </w:r>
      <w:r>
        <w:rPr>
          <w:rFonts w:ascii="Times New Roman" w:hAnsi="Times New Roman" w:cs="Times New Roman"/>
          <w:szCs w:val="32"/>
          <w:lang w:eastAsia="zh-CN"/>
        </w:rPr>
        <w:t>间左右的中端或中高端商务酒店，以住宿为主，适度配置早餐、小型会议、健身等功能。</w:t>
      </w:r>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君亭酒店团队：结合片区成熟度、未来酒店供应及行业经营压力，现阶段不考虑在火车西站区域投资。</w:t>
      </w:r>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亚朵酒店团队：初步认为未来科技城板块具备投资基础，产品可按</w:t>
      </w:r>
      <w:r>
        <w:rPr>
          <w:rFonts w:ascii="Times New Roman" w:hAnsi="Times New Roman" w:cs="Times New Roman"/>
          <w:szCs w:val="32"/>
          <w:lang w:eastAsia="zh-CN"/>
        </w:rPr>
        <w:t>120</w:t>
      </w:r>
      <w:r>
        <w:rPr>
          <w:rFonts w:ascii="Times New Roman" w:hAnsi="Times New Roman" w:cs="Times New Roman" w:hint="eastAsia"/>
          <w:szCs w:val="32"/>
          <w:lang w:eastAsia="zh-CN"/>
        </w:rPr>
        <w:t>-</w:t>
      </w:r>
      <w:r>
        <w:rPr>
          <w:rFonts w:ascii="Times New Roman" w:hAnsi="Times New Roman" w:cs="Times New Roman"/>
          <w:szCs w:val="32"/>
          <w:lang w:eastAsia="zh-CN"/>
        </w:rPr>
        <w:t>150</w:t>
      </w:r>
      <w:r>
        <w:rPr>
          <w:rFonts w:ascii="Times New Roman" w:hAnsi="Times New Roman" w:cs="Times New Roman"/>
          <w:szCs w:val="32"/>
          <w:lang w:eastAsia="zh-CN"/>
        </w:rPr>
        <w:t>间中高端商务酒店研究，客房及公共区域需设置</w:t>
      </w:r>
      <w:r>
        <w:rPr>
          <w:rFonts w:ascii="Times New Roman" w:hAnsi="Times New Roman" w:cs="Times New Roman"/>
          <w:szCs w:val="32"/>
          <w:lang w:eastAsia="zh-CN"/>
        </w:rPr>
        <w:lastRenderedPageBreak/>
        <w:t>相对独立的大堂、电梯和运营系统；团队沟通口径下，品牌标准化装修及开办投入、长期租赁条件和租金承受水平仍需进一步形成可落地商务方案。</w:t>
      </w:r>
    </w:p>
    <w:p w:rsidR="002A2725" w:rsidRDefault="00763A73">
      <w:pPr>
        <w:widowControl w:val="0"/>
        <w:spacing w:after="0" w:line="600" w:lineRule="exact"/>
        <w:ind w:firstLineChars="200" w:firstLine="643"/>
        <w:jc w:val="both"/>
        <w:rPr>
          <w:rFonts w:ascii="Times New Roman" w:hAnsi="Times New Roman" w:cs="Times New Roman"/>
          <w:b/>
          <w:szCs w:val="32"/>
          <w:lang w:eastAsia="zh-CN"/>
        </w:rPr>
      </w:pPr>
      <w:r>
        <w:rPr>
          <w:rFonts w:ascii="Times New Roman" w:hAnsi="Times New Roman" w:cs="Times New Roman"/>
          <w:b/>
          <w:szCs w:val="32"/>
          <w:lang w:eastAsia="zh-CN"/>
        </w:rPr>
        <w:t>2</w:t>
      </w:r>
      <w:r>
        <w:rPr>
          <w:rFonts w:ascii="Times New Roman" w:hAnsi="Times New Roman" w:cs="Times New Roman" w:hint="eastAsia"/>
          <w:b/>
          <w:szCs w:val="32"/>
          <w:lang w:eastAsia="zh-CN"/>
        </w:rPr>
        <w:t>.</w:t>
      </w:r>
      <w:r>
        <w:rPr>
          <w:rFonts w:ascii="Times New Roman" w:hAnsi="Times New Roman" w:cs="Times New Roman"/>
          <w:b/>
          <w:szCs w:val="32"/>
          <w:lang w:eastAsia="zh-CN"/>
        </w:rPr>
        <w:t>产业资源方面</w:t>
      </w:r>
    </w:p>
    <w:p w:rsidR="002A2725" w:rsidRDefault="00763A73">
      <w:pPr>
        <w:widowControl w:val="0"/>
        <w:numPr>
          <w:ilvl w:val="255"/>
          <w:numId w:val="0"/>
        </w:numPr>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结合西站枢纽属性、云城科创定位及集团主业资源，初步研究</w:t>
      </w:r>
      <w:r>
        <w:rPr>
          <w:rFonts w:ascii="Times New Roman" w:hAnsi="Times New Roman" w:cs="Times New Roman"/>
          <w:szCs w:val="32"/>
          <w:lang w:eastAsia="zh-CN"/>
        </w:rPr>
        <w:t>“</w:t>
      </w:r>
      <w:r>
        <w:rPr>
          <w:rFonts w:ascii="Times New Roman" w:hAnsi="Times New Roman" w:cs="Times New Roman"/>
          <w:szCs w:val="32"/>
          <w:lang w:eastAsia="zh-CN"/>
        </w:rPr>
        <w:t>智慧出行</w:t>
      </w:r>
      <w:r>
        <w:rPr>
          <w:rFonts w:ascii="Times New Roman" w:hAnsi="Times New Roman" w:cs="Times New Roman"/>
          <w:szCs w:val="32"/>
          <w:lang w:eastAsia="zh-CN"/>
        </w:rPr>
        <w:t>+</w:t>
      </w:r>
      <w:r>
        <w:rPr>
          <w:rFonts w:ascii="Times New Roman" w:hAnsi="Times New Roman" w:cs="Times New Roman"/>
          <w:szCs w:val="32"/>
          <w:lang w:eastAsia="zh-CN"/>
        </w:rPr>
        <w:t>低碳</w:t>
      </w:r>
      <w:r>
        <w:rPr>
          <w:rFonts w:ascii="Times New Roman" w:hAnsi="Times New Roman" w:cs="Times New Roman"/>
          <w:szCs w:val="32"/>
          <w:lang w:eastAsia="zh-CN"/>
        </w:rPr>
        <w:t>科技</w:t>
      </w:r>
      <w:r>
        <w:rPr>
          <w:rFonts w:ascii="Times New Roman" w:hAnsi="Times New Roman" w:cs="Times New Roman"/>
          <w:szCs w:val="32"/>
          <w:lang w:eastAsia="zh-CN"/>
        </w:rPr>
        <w:t>”</w:t>
      </w:r>
      <w:r>
        <w:rPr>
          <w:rFonts w:ascii="Times New Roman" w:hAnsi="Times New Roman" w:cs="Times New Roman"/>
          <w:szCs w:val="32"/>
          <w:lang w:eastAsia="zh-CN"/>
        </w:rPr>
        <w:t>等特色产业方向。前期已赴苏文电能电动出行服务区开展调研，并围绕光伏、储能、快充、换电、园区能源管理及新型出行场景进行交流。苏文电能是一家覆盖电力设计、设备制造、工程建设及运营服务的一体化能源服务企业，具备光储充换、虚拟电厂、智慧能源管理等综合实施能力，并已在多地布局电动出行综合体项目。其优势在于具备从设备研发制造到项目投资建设、运营管理的全链条能力，可为园区智慧交通、低碳能源及场景化运营提供较完整的实施支撑。</w:t>
      </w:r>
    </w:p>
    <w:p w:rsidR="002A2725" w:rsidRDefault="00763A73">
      <w:pPr>
        <w:widowControl w:val="0"/>
        <w:numPr>
          <w:ilvl w:val="255"/>
          <w:numId w:val="0"/>
        </w:numPr>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在此基础上，初步考虑由项目公司主导开发，</w:t>
      </w:r>
      <w:r>
        <w:rPr>
          <w:rFonts w:ascii="Times New Roman" w:hAnsi="Times New Roman" w:cs="Times New Roman" w:hint="eastAsia"/>
          <w:szCs w:val="32"/>
          <w:lang w:eastAsia="zh-CN"/>
        </w:rPr>
        <w:t>拟</w:t>
      </w:r>
      <w:r>
        <w:rPr>
          <w:rFonts w:ascii="Times New Roman" w:hAnsi="Times New Roman" w:cs="Times New Roman"/>
          <w:szCs w:val="32"/>
          <w:lang w:eastAsia="zh-CN"/>
        </w:rPr>
        <w:t>引入苏文电能通过场地租赁、专项投资或运营合作等方式参与东侧弹性空间建设运营，并协助链接新能源、智能网联、低空经济等产业生态资源。与此同时，可将滴滴等网约车、出租车平台企业纳入后续资源对接范围，重点研究司机服务、运营调度、充换电协同及流量导入等应用场景，增强东侧弹性空间与园区产业生态之间的联</w:t>
      </w:r>
      <w:r>
        <w:rPr>
          <w:rFonts w:ascii="Times New Roman" w:hAnsi="Times New Roman" w:cs="Times New Roman"/>
          <w:szCs w:val="32"/>
          <w:lang w:eastAsia="zh-CN"/>
        </w:rPr>
        <w:lastRenderedPageBreak/>
        <w:t>系。</w:t>
      </w:r>
    </w:p>
    <w:p w:rsidR="002A2725" w:rsidRDefault="00763A73">
      <w:pPr>
        <w:widowControl w:val="0"/>
        <w:numPr>
          <w:ilvl w:val="255"/>
          <w:numId w:val="0"/>
        </w:numPr>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此外，通过集团系统、产业链上下游企业及既有招商渠道，继续摸排交通科技、新能源、人工智能、数字经济等产业资源，重点争取具有较大空间需求和产业带动能力的头部企业、集团型企业或链主企业，探索整栋租赁、联合投资、定制办公等合</w:t>
      </w:r>
      <w:r>
        <w:rPr>
          <w:rFonts w:ascii="Times New Roman" w:hAnsi="Times New Roman" w:cs="Times New Roman"/>
          <w:szCs w:val="32"/>
          <w:lang w:eastAsia="zh-CN"/>
        </w:rPr>
        <w:t>作方式。</w:t>
      </w:r>
    </w:p>
    <w:p w:rsidR="002A2725" w:rsidRDefault="00763A73">
      <w:pPr>
        <w:pStyle w:val="1"/>
        <w:jc w:val="both"/>
        <w:rPr>
          <w:color w:val="auto"/>
          <w:lang w:eastAsia="zh-CN"/>
        </w:rPr>
      </w:pPr>
      <w:bookmarkStart w:id="9" w:name="_Toc3672"/>
      <w:r>
        <w:rPr>
          <w:color w:val="auto"/>
          <w:lang w:eastAsia="zh-CN"/>
        </w:rPr>
        <w:t>三、开发方案分析</w:t>
      </w:r>
      <w:bookmarkEnd w:id="9"/>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结合规划条件、市场供给、资源对接及设计单位概念方案，现阶段形成三套开发方案。三套方案统一基于</w:t>
      </w:r>
      <w:r>
        <w:rPr>
          <w:rFonts w:ascii="Times New Roman" w:hAnsi="Times New Roman" w:cs="Times New Roman"/>
          <w:szCs w:val="32"/>
          <w:lang w:eastAsia="zh-CN"/>
        </w:rPr>
        <w:t>“</w:t>
      </w:r>
      <w:r>
        <w:rPr>
          <w:rFonts w:ascii="Times New Roman" w:hAnsi="Times New Roman" w:cs="Times New Roman"/>
          <w:szCs w:val="32"/>
          <w:lang w:eastAsia="zh-CN"/>
        </w:rPr>
        <w:t>两栋主体建筑</w:t>
      </w:r>
      <w:r>
        <w:rPr>
          <w:rFonts w:ascii="Times New Roman" w:hAnsi="Times New Roman" w:cs="Times New Roman"/>
          <w:szCs w:val="32"/>
          <w:lang w:eastAsia="zh-CN"/>
        </w:rPr>
        <w:t>+</w:t>
      </w:r>
      <w:r>
        <w:rPr>
          <w:rFonts w:ascii="Times New Roman" w:hAnsi="Times New Roman" w:cs="Times New Roman"/>
          <w:szCs w:val="32"/>
          <w:lang w:eastAsia="zh-CN"/>
        </w:rPr>
        <w:t>东侧弹性空间</w:t>
      </w:r>
      <w:r>
        <w:rPr>
          <w:rFonts w:ascii="Times New Roman" w:hAnsi="Times New Roman" w:cs="Times New Roman"/>
          <w:szCs w:val="32"/>
          <w:lang w:eastAsia="zh-CN"/>
        </w:rPr>
        <w:t>”</w:t>
      </w:r>
      <w:r>
        <w:rPr>
          <w:rFonts w:ascii="Times New Roman" w:hAnsi="Times New Roman" w:cs="Times New Roman"/>
          <w:szCs w:val="32"/>
          <w:lang w:eastAsia="zh-CN"/>
        </w:rPr>
        <w:t>的空间框架进行比较，不因开发模式变化而改变地块基本建设边界。根据设计单位</w:t>
      </w:r>
      <w:r>
        <w:rPr>
          <w:rFonts w:ascii="Times New Roman" w:hAnsi="Times New Roman" w:cs="Times New Roman"/>
          <w:szCs w:val="32"/>
          <w:lang w:eastAsia="zh-CN"/>
        </w:rPr>
        <w:t>2026</w:t>
      </w:r>
      <w:r>
        <w:rPr>
          <w:rFonts w:ascii="Times New Roman" w:hAnsi="Times New Roman" w:cs="Times New Roman"/>
          <w:szCs w:val="32"/>
          <w:lang w:eastAsia="zh-CN"/>
        </w:rPr>
        <w:t>年</w:t>
      </w:r>
      <w:r>
        <w:rPr>
          <w:rFonts w:ascii="Times New Roman" w:hAnsi="Times New Roman" w:cs="Times New Roman"/>
          <w:szCs w:val="32"/>
          <w:lang w:eastAsia="zh-CN"/>
        </w:rPr>
        <w:t>9</w:t>
      </w:r>
      <w:r>
        <w:rPr>
          <w:rFonts w:ascii="Times New Roman" w:hAnsi="Times New Roman" w:cs="Times New Roman"/>
          <w:szCs w:val="32"/>
          <w:lang w:eastAsia="zh-CN"/>
        </w:rPr>
        <w:t>月</w:t>
      </w:r>
      <w:r>
        <w:rPr>
          <w:rFonts w:ascii="Times New Roman" w:hAnsi="Times New Roman" w:cs="Times New Roman"/>
          <w:szCs w:val="32"/>
          <w:lang w:eastAsia="zh-CN"/>
        </w:rPr>
        <w:t>1</w:t>
      </w:r>
      <w:r>
        <w:rPr>
          <w:rFonts w:ascii="Times New Roman" w:hAnsi="Times New Roman" w:cs="Times New Roman"/>
          <w:szCs w:val="32"/>
          <w:lang w:eastAsia="zh-CN"/>
        </w:rPr>
        <w:t>日概念方案，项目用地</w:t>
      </w:r>
      <w:r>
        <w:rPr>
          <w:rFonts w:ascii="Times New Roman" w:hAnsi="Times New Roman" w:cs="Times New Roman"/>
          <w:szCs w:val="32"/>
          <w:lang w:eastAsia="zh-CN"/>
        </w:rPr>
        <w:t>17,537</w:t>
      </w:r>
      <w:r>
        <w:rPr>
          <w:rFonts w:ascii="Times New Roman" w:hAnsi="Times New Roman" w:cs="Times New Roman"/>
          <w:szCs w:val="32"/>
          <w:lang w:eastAsia="zh-CN"/>
        </w:rPr>
        <w:t>平方米，总建筑面积约</w:t>
      </w:r>
      <w:r>
        <w:rPr>
          <w:rFonts w:ascii="Times New Roman" w:hAnsi="Times New Roman" w:cs="Times New Roman"/>
          <w:szCs w:val="32"/>
          <w:lang w:eastAsia="zh-CN"/>
        </w:rPr>
        <w:t>5.53</w:t>
      </w:r>
      <w:r>
        <w:rPr>
          <w:rFonts w:ascii="Times New Roman" w:hAnsi="Times New Roman" w:cs="Times New Roman"/>
          <w:szCs w:val="32"/>
          <w:lang w:eastAsia="zh-CN"/>
        </w:rPr>
        <w:t>万平方米，其中地上计容约</w:t>
      </w:r>
      <w:r>
        <w:rPr>
          <w:rFonts w:ascii="Times New Roman" w:hAnsi="Times New Roman" w:cs="Times New Roman"/>
          <w:szCs w:val="32"/>
          <w:lang w:eastAsia="zh-CN"/>
        </w:rPr>
        <w:t>4.38</w:t>
      </w:r>
      <w:r>
        <w:rPr>
          <w:rFonts w:ascii="Times New Roman" w:hAnsi="Times New Roman" w:cs="Times New Roman"/>
          <w:szCs w:val="32"/>
          <w:lang w:eastAsia="zh-CN"/>
        </w:rPr>
        <w:t>万平方米、地下约</w:t>
      </w:r>
      <w:r>
        <w:rPr>
          <w:rFonts w:ascii="Times New Roman" w:hAnsi="Times New Roman" w:cs="Times New Roman"/>
          <w:szCs w:val="32"/>
          <w:lang w:eastAsia="zh-CN"/>
        </w:rPr>
        <w:t>1.15</w:t>
      </w:r>
      <w:r>
        <w:rPr>
          <w:rFonts w:ascii="Times New Roman" w:hAnsi="Times New Roman" w:cs="Times New Roman"/>
          <w:szCs w:val="32"/>
          <w:lang w:eastAsia="zh-CN"/>
        </w:rPr>
        <w:t>万平方米；西侧两栋主体建筑均按建筑高度不超过</w:t>
      </w:r>
      <w:r>
        <w:rPr>
          <w:rFonts w:ascii="Times New Roman" w:hAnsi="Times New Roman" w:cs="Times New Roman"/>
          <w:szCs w:val="32"/>
          <w:lang w:eastAsia="zh-CN"/>
        </w:rPr>
        <w:t>50</w:t>
      </w:r>
      <w:r>
        <w:rPr>
          <w:rFonts w:ascii="Times New Roman" w:hAnsi="Times New Roman" w:cs="Times New Roman"/>
          <w:szCs w:val="32"/>
          <w:lang w:eastAsia="zh-CN"/>
        </w:rPr>
        <w:t>米、约</w:t>
      </w:r>
      <w:r>
        <w:rPr>
          <w:rFonts w:ascii="Times New Roman" w:hAnsi="Times New Roman" w:cs="Times New Roman"/>
          <w:szCs w:val="32"/>
          <w:lang w:eastAsia="zh-CN"/>
        </w:rPr>
        <w:t>12</w:t>
      </w:r>
      <w:r>
        <w:rPr>
          <w:rFonts w:ascii="Times New Roman" w:hAnsi="Times New Roman" w:cs="Times New Roman"/>
          <w:szCs w:val="32"/>
          <w:lang w:eastAsia="zh-CN"/>
        </w:rPr>
        <w:t>层研究，东侧预留约</w:t>
      </w:r>
      <w:r>
        <w:rPr>
          <w:rFonts w:ascii="Times New Roman" w:hAnsi="Times New Roman" w:cs="Times New Roman"/>
          <w:szCs w:val="32"/>
          <w:lang w:eastAsia="zh-CN"/>
        </w:rPr>
        <w:t>3000—3500</w:t>
      </w:r>
      <w:r>
        <w:rPr>
          <w:rFonts w:ascii="Times New Roman" w:hAnsi="Times New Roman" w:cs="Times New Roman"/>
          <w:szCs w:val="32"/>
          <w:lang w:eastAsia="zh-CN"/>
        </w:rPr>
        <w:t>平方米弹性场地，机动车位按</w:t>
      </w:r>
      <w:r>
        <w:rPr>
          <w:rFonts w:ascii="Times New Roman" w:hAnsi="Times New Roman" w:cs="Times New Roman"/>
          <w:szCs w:val="32"/>
          <w:lang w:eastAsia="zh-CN"/>
        </w:rPr>
        <w:t>400</w:t>
      </w:r>
      <w:r>
        <w:rPr>
          <w:rFonts w:ascii="Times New Roman" w:hAnsi="Times New Roman" w:cs="Times New Roman"/>
          <w:szCs w:val="32"/>
          <w:lang w:eastAsia="zh-CN"/>
        </w:rPr>
        <w:t>余个统筹。上述面积为当前概念方案</w:t>
      </w:r>
      <w:r>
        <w:rPr>
          <w:rFonts w:ascii="Times New Roman" w:hAnsi="Times New Roman" w:cs="Times New Roman"/>
          <w:szCs w:val="32"/>
          <w:lang w:eastAsia="zh-CN"/>
        </w:rPr>
        <w:t>口径，后续可根据酒店品牌和核心企业需求动态调整内部功能比例。</w:t>
      </w:r>
    </w:p>
    <w:p w:rsidR="002A2725" w:rsidRDefault="00763A73">
      <w:pPr>
        <w:widowControl w:val="0"/>
        <w:spacing w:before="200" w:after="0" w:line="240" w:lineRule="auto"/>
        <w:jc w:val="center"/>
        <w:rPr>
          <w:rFonts w:ascii="Times New Roman" w:hAnsi="Times New Roman" w:cs="Times New Roman"/>
          <w:szCs w:val="32"/>
        </w:rPr>
      </w:pPr>
      <w:r>
        <w:rPr>
          <w:rFonts w:ascii="Times New Roman" w:hAnsi="Times New Roman" w:cs="Times New Roman"/>
          <w:noProof/>
          <w:szCs w:val="32"/>
          <w:lang w:eastAsia="zh-CN"/>
        </w:rPr>
        <w:lastRenderedPageBreak/>
        <w:drawing>
          <wp:inline distT="0" distB="0" distL="114300" distR="114300">
            <wp:extent cx="5471795" cy="3272790"/>
            <wp:effectExtent l="0" t="0" r="14605"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5472000" cy="3272972"/>
                    </a:xfrm>
                    <a:prstGeom prst="rect">
                      <a:avLst/>
                    </a:prstGeom>
                  </pic:spPr>
                </pic:pic>
              </a:graphicData>
            </a:graphic>
          </wp:inline>
        </w:drawing>
      </w:r>
    </w:p>
    <w:p w:rsidR="002A2725" w:rsidRDefault="00763A73">
      <w:pPr>
        <w:widowControl w:val="0"/>
        <w:spacing w:before="40" w:after="120" w:line="240" w:lineRule="auto"/>
        <w:jc w:val="center"/>
        <w:rPr>
          <w:rFonts w:ascii="Times New Roman" w:hAnsi="Times New Roman" w:cs="Times New Roman"/>
          <w:sz w:val="24"/>
          <w:szCs w:val="24"/>
        </w:rPr>
      </w:pPr>
      <w:r>
        <w:rPr>
          <w:rFonts w:ascii="Times New Roman" w:hAnsi="Times New Roman" w:cs="Times New Roman"/>
          <w:sz w:val="24"/>
          <w:szCs w:val="24"/>
        </w:rPr>
        <w:t>图</w:t>
      </w:r>
      <w:r>
        <w:rPr>
          <w:rFonts w:ascii="Times New Roman" w:hAnsi="Times New Roman" w:cs="Times New Roman" w:hint="eastAsia"/>
          <w:sz w:val="24"/>
          <w:szCs w:val="24"/>
          <w:lang w:eastAsia="zh-CN"/>
        </w:rPr>
        <w:t>3</w:t>
      </w:r>
      <w:r>
        <w:rPr>
          <w:rFonts w:ascii="Times New Roman" w:hAnsi="Times New Roman" w:cs="Times New Roman"/>
          <w:sz w:val="24"/>
          <w:szCs w:val="24"/>
        </w:rPr>
        <w:t xml:space="preserve">  90</w:t>
      </w:r>
      <w:r>
        <w:rPr>
          <w:rFonts w:ascii="Times New Roman" w:hAnsi="Times New Roman" w:cs="Times New Roman"/>
          <w:sz w:val="24"/>
          <w:szCs w:val="24"/>
        </w:rPr>
        <w:t>号地块概念总平面图</w:t>
      </w:r>
    </w:p>
    <w:p w:rsidR="002A2725" w:rsidRDefault="00763A73">
      <w:pPr>
        <w:widowControl w:val="0"/>
        <w:spacing w:line="240" w:lineRule="auto"/>
        <w:rPr>
          <w:rFonts w:ascii="Times New Roman" w:hAnsi="Times New Roman" w:cs="Times New Roman"/>
          <w:szCs w:val="32"/>
        </w:rPr>
      </w:pPr>
      <w:r>
        <w:rPr>
          <w:rFonts w:ascii="Times New Roman" w:hAnsi="Times New Roman" w:cs="Times New Roman"/>
          <w:szCs w:val="32"/>
        </w:rPr>
        <w:br w:type="page"/>
      </w:r>
    </w:p>
    <w:p w:rsidR="002A2725" w:rsidRDefault="00763A73">
      <w:pPr>
        <w:widowControl w:val="0"/>
        <w:spacing w:before="200" w:after="0" w:line="240" w:lineRule="auto"/>
        <w:jc w:val="center"/>
        <w:rPr>
          <w:rFonts w:ascii="Times New Roman" w:hAnsi="Times New Roman" w:cs="Times New Roman"/>
          <w:szCs w:val="32"/>
        </w:rPr>
      </w:pPr>
      <w:r>
        <w:rPr>
          <w:rFonts w:ascii="Times New Roman" w:hAnsi="Times New Roman" w:cs="Times New Roman"/>
          <w:noProof/>
          <w:szCs w:val="32"/>
          <w:lang w:eastAsia="zh-CN"/>
        </w:rPr>
        <w:lastRenderedPageBreak/>
        <w:drawing>
          <wp:inline distT="0" distB="0" distL="114300" distR="114300">
            <wp:extent cx="5399405" cy="3841750"/>
            <wp:effectExtent l="0" t="0" r="10795"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2"/>
                    <a:stretch>
                      <a:fillRect/>
                    </a:stretch>
                  </pic:blipFill>
                  <pic:spPr>
                    <a:xfrm>
                      <a:off x="0" y="0"/>
                      <a:ext cx="5400000" cy="3841897"/>
                    </a:xfrm>
                    <a:prstGeom prst="rect">
                      <a:avLst/>
                    </a:prstGeom>
                  </pic:spPr>
                </pic:pic>
              </a:graphicData>
            </a:graphic>
          </wp:inline>
        </w:drawing>
      </w:r>
    </w:p>
    <w:p w:rsidR="002A2725" w:rsidRDefault="00763A73">
      <w:pPr>
        <w:widowControl w:val="0"/>
        <w:spacing w:before="40" w:after="12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图</w:t>
      </w:r>
      <w:r>
        <w:rPr>
          <w:rFonts w:ascii="Times New Roman" w:hAnsi="Times New Roman" w:cs="Times New Roman" w:hint="eastAsia"/>
          <w:sz w:val="24"/>
          <w:szCs w:val="24"/>
          <w:lang w:eastAsia="zh-CN"/>
        </w:rPr>
        <w:t>4</w:t>
      </w:r>
      <w:r>
        <w:rPr>
          <w:rFonts w:ascii="Times New Roman" w:hAnsi="Times New Roman" w:cs="Times New Roman"/>
          <w:sz w:val="24"/>
          <w:szCs w:val="24"/>
          <w:lang w:eastAsia="zh-CN"/>
        </w:rPr>
        <w:t xml:space="preserve">  90</w:t>
      </w:r>
      <w:r>
        <w:rPr>
          <w:rFonts w:ascii="Times New Roman" w:hAnsi="Times New Roman" w:cs="Times New Roman"/>
          <w:sz w:val="24"/>
          <w:szCs w:val="24"/>
          <w:lang w:eastAsia="zh-CN"/>
        </w:rPr>
        <w:t>号地块鸟瞰体量示意图</w:t>
      </w:r>
    </w:p>
    <w:p w:rsidR="002A2725" w:rsidRDefault="00763A73">
      <w:pPr>
        <w:widowControl w:val="0"/>
        <w:spacing w:line="240" w:lineRule="auto"/>
        <w:rPr>
          <w:rFonts w:ascii="Times New Roman" w:hAnsi="Times New Roman" w:cs="Times New Roman"/>
          <w:szCs w:val="32"/>
          <w:lang w:eastAsia="zh-CN"/>
        </w:rPr>
      </w:pPr>
      <w:r>
        <w:rPr>
          <w:rFonts w:ascii="Times New Roman" w:hAnsi="Times New Roman" w:cs="Times New Roman"/>
          <w:szCs w:val="32"/>
          <w:lang w:eastAsia="zh-CN"/>
        </w:rPr>
        <w:br w:type="page"/>
      </w:r>
    </w:p>
    <w:p w:rsidR="002A2725" w:rsidRDefault="00763A73" w:rsidP="00537350">
      <w:pPr>
        <w:pStyle w:val="21"/>
        <w:ind w:firstLine="643"/>
        <w:jc w:val="both"/>
        <w:rPr>
          <w:color w:val="auto"/>
          <w:lang w:eastAsia="zh-CN"/>
        </w:rPr>
      </w:pPr>
      <w:bookmarkStart w:id="10" w:name="_Toc32468"/>
      <w:r>
        <w:rPr>
          <w:color w:val="auto"/>
          <w:lang w:eastAsia="zh-CN"/>
        </w:rPr>
        <w:lastRenderedPageBreak/>
        <w:t>（一）方案一：产业园区与酒店复合开发</w:t>
      </w:r>
      <w:bookmarkEnd w:id="10"/>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szCs w:val="32"/>
          <w:lang w:eastAsia="zh-CN"/>
        </w:rPr>
        <w:t>1</w:t>
      </w:r>
      <w:r>
        <w:rPr>
          <w:rFonts w:ascii="Times New Roman" w:hAnsi="Times New Roman" w:cs="Times New Roman" w:hint="eastAsia"/>
          <w:b/>
          <w:szCs w:val="32"/>
          <w:lang w:eastAsia="zh-CN"/>
        </w:rPr>
        <w:t>.</w:t>
      </w:r>
      <w:r>
        <w:rPr>
          <w:rFonts w:ascii="Times New Roman" w:hAnsi="Times New Roman" w:cs="Times New Roman"/>
          <w:b/>
          <w:szCs w:val="32"/>
          <w:lang w:eastAsia="zh-CN"/>
        </w:rPr>
        <w:t>总体思路</w:t>
      </w:r>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以产业园区为主导，引入中端或中高端商务酒店作为稳定业态，并配置适量商业。西侧两栋主体建筑分别承载酒店和</w:t>
      </w:r>
      <w:r>
        <w:rPr>
          <w:rFonts w:ascii="Times New Roman" w:hAnsi="Times New Roman" w:cs="Times New Roman"/>
          <w:szCs w:val="32"/>
          <w:lang w:eastAsia="zh-CN"/>
        </w:rPr>
        <w:t>办公</w:t>
      </w:r>
      <w:r>
        <w:rPr>
          <w:rFonts w:ascii="Times New Roman" w:hAnsi="Times New Roman" w:cs="Times New Roman"/>
          <w:szCs w:val="32"/>
          <w:lang w:eastAsia="zh-CN"/>
        </w:rPr>
        <w:t>，东侧预留智慧出行、低碳能源等弹性场景，形成</w:t>
      </w:r>
      <w:r>
        <w:rPr>
          <w:rFonts w:ascii="Times New Roman" w:hAnsi="Times New Roman" w:cs="Times New Roman"/>
          <w:szCs w:val="32"/>
          <w:lang w:eastAsia="zh-CN"/>
        </w:rPr>
        <w:t>“</w:t>
      </w:r>
      <w:r>
        <w:rPr>
          <w:rFonts w:ascii="Times New Roman" w:hAnsi="Times New Roman" w:cs="Times New Roman"/>
          <w:szCs w:val="32"/>
          <w:lang w:eastAsia="zh-CN"/>
        </w:rPr>
        <w:t>办公</w:t>
      </w:r>
      <w:r>
        <w:rPr>
          <w:rFonts w:ascii="Times New Roman" w:hAnsi="Times New Roman" w:cs="Times New Roman"/>
          <w:szCs w:val="32"/>
          <w:lang w:eastAsia="zh-CN"/>
        </w:rPr>
        <w:t>+</w:t>
      </w:r>
      <w:r>
        <w:rPr>
          <w:rFonts w:ascii="Times New Roman" w:hAnsi="Times New Roman" w:cs="Times New Roman"/>
          <w:szCs w:val="32"/>
          <w:lang w:eastAsia="zh-CN"/>
        </w:rPr>
        <w:t>商务酒店</w:t>
      </w:r>
      <w:r>
        <w:rPr>
          <w:rFonts w:ascii="Times New Roman" w:hAnsi="Times New Roman" w:cs="Times New Roman"/>
          <w:szCs w:val="32"/>
          <w:lang w:eastAsia="zh-CN"/>
        </w:rPr>
        <w:t>+</w:t>
      </w:r>
      <w:r>
        <w:rPr>
          <w:rFonts w:ascii="Times New Roman" w:hAnsi="Times New Roman" w:cs="Times New Roman"/>
          <w:szCs w:val="32"/>
          <w:lang w:eastAsia="zh-CN"/>
        </w:rPr>
        <w:t>配套商业</w:t>
      </w:r>
      <w:r>
        <w:rPr>
          <w:rFonts w:ascii="Times New Roman" w:hAnsi="Times New Roman" w:cs="Times New Roman"/>
          <w:szCs w:val="32"/>
          <w:lang w:eastAsia="zh-CN"/>
        </w:rPr>
        <w:t>+</w:t>
      </w:r>
      <w:r>
        <w:rPr>
          <w:rFonts w:ascii="Times New Roman" w:hAnsi="Times New Roman" w:cs="Times New Roman"/>
          <w:szCs w:val="32"/>
          <w:lang w:eastAsia="zh-CN"/>
        </w:rPr>
        <w:t>智慧出行场景</w:t>
      </w:r>
      <w:r>
        <w:rPr>
          <w:rFonts w:ascii="Times New Roman" w:hAnsi="Times New Roman" w:cs="Times New Roman"/>
          <w:szCs w:val="32"/>
          <w:lang w:eastAsia="zh-CN"/>
        </w:rPr>
        <w:t>”</w:t>
      </w:r>
      <w:r>
        <w:rPr>
          <w:rFonts w:ascii="Times New Roman" w:hAnsi="Times New Roman" w:cs="Times New Roman"/>
          <w:szCs w:val="32"/>
          <w:lang w:eastAsia="zh-CN"/>
        </w:rPr>
        <w:t>的复合布局。酒店与办公在大堂、垂直交通、设备系统及后勤流线方面尽量相对独立，为后续品牌运营和功能调整保留条件</w:t>
      </w:r>
      <w:r>
        <w:rPr>
          <w:rFonts w:ascii="Times New Roman" w:hAnsi="Times New Roman" w:cs="Times New Roman"/>
          <w:szCs w:val="32"/>
          <w:lang w:eastAsia="zh-CN"/>
        </w:rPr>
        <w:t>。</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szCs w:val="32"/>
          <w:lang w:eastAsia="zh-CN"/>
        </w:rPr>
        <w:t>2</w:t>
      </w:r>
      <w:r>
        <w:rPr>
          <w:rFonts w:ascii="Times New Roman" w:hAnsi="Times New Roman" w:cs="Times New Roman" w:hint="eastAsia"/>
          <w:b/>
          <w:szCs w:val="32"/>
          <w:lang w:eastAsia="zh-CN"/>
        </w:rPr>
        <w:t>.</w:t>
      </w:r>
      <w:r>
        <w:rPr>
          <w:rFonts w:ascii="Times New Roman" w:hAnsi="Times New Roman" w:cs="Times New Roman"/>
          <w:b/>
          <w:szCs w:val="32"/>
          <w:lang w:eastAsia="zh-CN"/>
        </w:rPr>
        <w:t>运营模式</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酒店部分：</w:t>
      </w:r>
      <w:r>
        <w:rPr>
          <w:rFonts w:ascii="Times New Roman" w:hAnsi="Times New Roman" w:cs="Times New Roman"/>
          <w:szCs w:val="32"/>
          <w:lang w:eastAsia="zh-CN"/>
        </w:rPr>
        <w:t>结合设计院方案暂按约</w:t>
      </w:r>
      <w:r>
        <w:rPr>
          <w:rFonts w:ascii="Times New Roman" w:hAnsi="Times New Roman" w:cs="Times New Roman"/>
          <w:szCs w:val="32"/>
          <w:lang w:eastAsia="zh-CN"/>
        </w:rPr>
        <w:t>1.76</w:t>
      </w:r>
      <w:r>
        <w:rPr>
          <w:rFonts w:ascii="Times New Roman" w:hAnsi="Times New Roman" w:cs="Times New Roman"/>
          <w:szCs w:val="32"/>
          <w:lang w:eastAsia="zh-CN"/>
        </w:rPr>
        <w:t>万平方米、</w:t>
      </w:r>
      <w:r>
        <w:rPr>
          <w:rFonts w:ascii="Times New Roman" w:hAnsi="Times New Roman" w:cs="Times New Roman"/>
          <w:szCs w:val="32"/>
          <w:lang w:eastAsia="zh-CN"/>
        </w:rPr>
        <w:t>120—150</w:t>
      </w:r>
      <w:r>
        <w:rPr>
          <w:rFonts w:ascii="Times New Roman" w:hAnsi="Times New Roman" w:cs="Times New Roman"/>
          <w:szCs w:val="32"/>
          <w:lang w:eastAsia="zh-CN"/>
        </w:rPr>
        <w:t>间客房研究（设计方案按</w:t>
      </w:r>
      <w:r>
        <w:rPr>
          <w:rFonts w:ascii="Times New Roman" w:hAnsi="Times New Roman" w:cs="Times New Roman"/>
          <w:szCs w:val="32"/>
          <w:lang w:eastAsia="zh-CN"/>
        </w:rPr>
        <w:t>150</w:t>
      </w:r>
      <w:r>
        <w:rPr>
          <w:rFonts w:ascii="Times New Roman" w:hAnsi="Times New Roman" w:cs="Times New Roman"/>
          <w:szCs w:val="32"/>
          <w:lang w:eastAsia="zh-CN"/>
        </w:rPr>
        <w:t>间配建测算），由成熟酒店品牌或专业运营方运营。合作方式优先比较长期整租，同时保留委托管理、共同投入等模式，重点明确装修、家具设备、开办投入及租金责任边界。</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办公部分：</w:t>
      </w:r>
      <w:r>
        <w:rPr>
          <w:rFonts w:ascii="Times New Roman" w:hAnsi="Times New Roman" w:cs="Times New Roman"/>
          <w:szCs w:val="32"/>
          <w:lang w:eastAsia="zh-CN"/>
        </w:rPr>
        <w:t>结合设计院方案暂按约</w:t>
      </w:r>
      <w:r>
        <w:rPr>
          <w:rFonts w:ascii="Times New Roman" w:hAnsi="Times New Roman" w:cs="Times New Roman"/>
          <w:szCs w:val="32"/>
          <w:lang w:eastAsia="zh-CN"/>
        </w:rPr>
        <w:t>1.93</w:t>
      </w:r>
      <w:r>
        <w:rPr>
          <w:rFonts w:ascii="Times New Roman" w:hAnsi="Times New Roman" w:cs="Times New Roman"/>
          <w:szCs w:val="32"/>
          <w:lang w:eastAsia="zh-CN"/>
        </w:rPr>
        <w:t>万平方米研究，由项目公司统一招商运营，重点面向交通科技、总部型、科创型企业，优先争取整层及较大面积客户。</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配套商业部分：</w:t>
      </w:r>
      <w:r>
        <w:rPr>
          <w:rFonts w:ascii="Times New Roman" w:hAnsi="Times New Roman" w:cs="Times New Roman"/>
          <w:szCs w:val="32"/>
          <w:lang w:eastAsia="zh-CN"/>
        </w:rPr>
        <w:t>结合设计院方案暂按约</w:t>
      </w:r>
      <w:r>
        <w:rPr>
          <w:rFonts w:ascii="Times New Roman" w:hAnsi="Times New Roman" w:cs="Times New Roman"/>
          <w:szCs w:val="32"/>
          <w:lang w:eastAsia="zh-CN"/>
        </w:rPr>
        <w:t>2800</w:t>
      </w:r>
      <w:r>
        <w:rPr>
          <w:rFonts w:ascii="Times New Roman" w:hAnsi="Times New Roman" w:cs="Times New Roman"/>
          <w:szCs w:val="32"/>
          <w:lang w:eastAsia="zh-CN"/>
        </w:rPr>
        <w:t>平方米研究，由项目公司统一招商运营，主要配置餐饮、便利服务、商务配套等</w:t>
      </w:r>
      <w:r>
        <w:rPr>
          <w:rFonts w:ascii="Times New Roman" w:hAnsi="Times New Roman" w:cs="Times New Roman"/>
          <w:szCs w:val="32"/>
          <w:lang w:eastAsia="zh-CN"/>
        </w:rPr>
        <w:lastRenderedPageBreak/>
        <w:t>园区及酒</w:t>
      </w:r>
      <w:r>
        <w:rPr>
          <w:rFonts w:ascii="Times New Roman" w:hAnsi="Times New Roman" w:cs="Times New Roman"/>
          <w:szCs w:val="32"/>
          <w:lang w:eastAsia="zh-CN"/>
        </w:rPr>
        <w:t>店所需业态。</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东侧弹性空间：</w:t>
      </w:r>
      <w:r>
        <w:rPr>
          <w:rFonts w:ascii="Times New Roman" w:hAnsi="Times New Roman" w:cs="Times New Roman"/>
          <w:szCs w:val="32"/>
          <w:lang w:eastAsia="zh-CN"/>
        </w:rPr>
        <w:t>按约</w:t>
      </w:r>
      <w:r>
        <w:rPr>
          <w:rFonts w:ascii="Times New Roman" w:hAnsi="Times New Roman" w:cs="Times New Roman"/>
          <w:szCs w:val="32"/>
          <w:lang w:eastAsia="zh-CN"/>
        </w:rPr>
        <w:t>3000</w:t>
      </w:r>
      <w:r>
        <w:rPr>
          <w:rFonts w:ascii="Times New Roman" w:hAnsi="Times New Roman" w:cs="Times New Roman"/>
          <w:szCs w:val="32"/>
          <w:lang w:eastAsia="zh-CN"/>
        </w:rPr>
        <w:t>平方米场景规模研究，设计院方案现阶段预留约</w:t>
      </w:r>
      <w:r>
        <w:rPr>
          <w:rFonts w:ascii="Times New Roman" w:hAnsi="Times New Roman" w:cs="Times New Roman"/>
          <w:szCs w:val="32"/>
          <w:lang w:eastAsia="zh-CN"/>
        </w:rPr>
        <w:t>3485</w:t>
      </w:r>
      <w:r>
        <w:rPr>
          <w:rFonts w:ascii="Times New Roman" w:hAnsi="Times New Roman" w:cs="Times New Roman"/>
          <w:szCs w:val="32"/>
          <w:lang w:eastAsia="zh-CN"/>
        </w:rPr>
        <w:t>平方米综合能源站场地。具体可由专业企业通过场地租赁、专项投资或合作运营等方式实施，项目公司负责总体定位及运营边界管控</w:t>
      </w:r>
      <w:r>
        <w:rPr>
          <w:rFonts w:ascii="Times New Roman" w:hAnsi="Times New Roman" w:cs="Times New Roman"/>
          <w:szCs w:val="32"/>
          <w:lang w:eastAsia="zh-CN"/>
        </w:rPr>
        <w:t>。</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szCs w:val="32"/>
          <w:lang w:eastAsia="zh-CN"/>
        </w:rPr>
        <w:t>3</w:t>
      </w:r>
      <w:r>
        <w:rPr>
          <w:rFonts w:ascii="Times New Roman" w:hAnsi="Times New Roman" w:cs="Times New Roman" w:hint="eastAsia"/>
          <w:b/>
          <w:szCs w:val="32"/>
          <w:lang w:eastAsia="zh-CN"/>
        </w:rPr>
        <w:t>.</w:t>
      </w:r>
      <w:r>
        <w:rPr>
          <w:rFonts w:ascii="Times New Roman" w:hAnsi="Times New Roman" w:cs="Times New Roman" w:hint="eastAsia"/>
          <w:b/>
          <w:szCs w:val="32"/>
          <w:lang w:eastAsia="zh-CN"/>
        </w:rPr>
        <w:t>参考案例：</w:t>
      </w:r>
      <w:r>
        <w:rPr>
          <w:rFonts w:ascii="Times New Roman" w:hAnsi="Times New Roman" w:cs="Times New Roman"/>
          <w:szCs w:val="32"/>
          <w:lang w:eastAsia="zh-CN"/>
        </w:rPr>
        <w:t>火车</w:t>
      </w:r>
      <w:r>
        <w:rPr>
          <w:rFonts w:ascii="Times New Roman" w:hAnsi="Times New Roman" w:cs="Times New Roman"/>
          <w:szCs w:val="32"/>
          <w:lang w:eastAsia="zh-CN"/>
        </w:rPr>
        <w:t>西站雨棚上盖东侧</w:t>
      </w:r>
      <w:r>
        <w:rPr>
          <w:rFonts w:ascii="Times New Roman" w:hAnsi="Times New Roman" w:cs="Times New Roman" w:hint="eastAsia"/>
          <w:szCs w:val="32"/>
          <w:lang w:eastAsia="zh-CN"/>
        </w:rPr>
        <w:t>（</w:t>
      </w:r>
      <w:r>
        <w:rPr>
          <w:rFonts w:ascii="Times New Roman" w:hAnsi="Times New Roman" w:cs="Times New Roman" w:hint="eastAsia"/>
          <w:szCs w:val="32"/>
          <w:lang w:eastAsia="zh-CN"/>
        </w:rPr>
        <w:t>云尚中心</w:t>
      </w:r>
      <w:r>
        <w:rPr>
          <w:rFonts w:ascii="Times New Roman" w:hAnsi="Times New Roman" w:cs="Times New Roman" w:hint="eastAsia"/>
          <w:szCs w:val="32"/>
          <w:lang w:eastAsia="zh-CN"/>
        </w:rPr>
        <w:t>）</w:t>
      </w:r>
      <w:r>
        <w:rPr>
          <w:rFonts w:ascii="Times New Roman" w:hAnsi="Times New Roman" w:cs="Times New Roman"/>
          <w:szCs w:val="32"/>
          <w:lang w:eastAsia="zh-CN"/>
        </w:rPr>
        <w:t>项目</w:t>
      </w:r>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火车</w:t>
      </w:r>
      <w:r>
        <w:rPr>
          <w:rFonts w:ascii="Times New Roman" w:hAnsi="Times New Roman" w:cs="Times New Roman"/>
          <w:szCs w:val="32"/>
          <w:lang w:eastAsia="zh-CN"/>
        </w:rPr>
        <w:t>西站雨棚上盖东侧</w:t>
      </w:r>
      <w:r>
        <w:rPr>
          <w:rFonts w:ascii="Times New Roman" w:hAnsi="Times New Roman" w:cs="Times New Roman" w:hint="eastAsia"/>
          <w:szCs w:val="32"/>
          <w:lang w:eastAsia="zh-CN"/>
        </w:rPr>
        <w:t>（</w:t>
      </w:r>
      <w:r>
        <w:rPr>
          <w:rFonts w:ascii="Times New Roman" w:hAnsi="Times New Roman" w:cs="Times New Roman" w:hint="eastAsia"/>
          <w:szCs w:val="32"/>
          <w:lang w:eastAsia="zh-CN"/>
        </w:rPr>
        <w:t>云尚中心</w:t>
      </w:r>
      <w:r>
        <w:rPr>
          <w:rFonts w:ascii="Times New Roman" w:hAnsi="Times New Roman" w:cs="Times New Roman" w:hint="eastAsia"/>
          <w:szCs w:val="32"/>
          <w:lang w:eastAsia="zh-CN"/>
        </w:rPr>
        <w:t>）</w:t>
      </w:r>
      <w:r>
        <w:rPr>
          <w:rFonts w:ascii="Times New Roman" w:hAnsi="Times New Roman" w:cs="Times New Roman"/>
          <w:szCs w:val="32"/>
          <w:lang w:eastAsia="zh-CN"/>
        </w:rPr>
        <w:t>项目与</w:t>
      </w:r>
      <w:r>
        <w:rPr>
          <w:rFonts w:ascii="Times New Roman" w:hAnsi="Times New Roman" w:cs="Times New Roman"/>
          <w:szCs w:val="32"/>
          <w:lang w:eastAsia="zh-CN"/>
        </w:rPr>
        <w:t>90</w:t>
      </w:r>
      <w:r>
        <w:rPr>
          <w:rFonts w:ascii="Times New Roman" w:hAnsi="Times New Roman" w:cs="Times New Roman"/>
          <w:szCs w:val="32"/>
          <w:lang w:eastAsia="zh-CN"/>
        </w:rPr>
        <w:t>号地块同为商业、商务用地（</w:t>
      </w:r>
      <w:r>
        <w:rPr>
          <w:rFonts w:ascii="Times New Roman" w:hAnsi="Times New Roman" w:cs="Times New Roman"/>
          <w:szCs w:val="32"/>
          <w:lang w:eastAsia="zh-CN"/>
        </w:rPr>
        <w:t>B1/B2</w:t>
      </w:r>
      <w:r>
        <w:rPr>
          <w:rFonts w:ascii="Times New Roman" w:hAnsi="Times New Roman" w:cs="Times New Roman"/>
          <w:szCs w:val="32"/>
          <w:lang w:eastAsia="zh-CN"/>
        </w:rPr>
        <w:t>），地块</w:t>
      </w:r>
      <w:r>
        <w:rPr>
          <w:rFonts w:ascii="Times New Roman" w:hAnsi="Times New Roman" w:cs="Times New Roman"/>
          <w:szCs w:val="32"/>
          <w:lang w:eastAsia="zh-CN"/>
        </w:rPr>
        <w:t>体量</w:t>
      </w:r>
      <w:r>
        <w:rPr>
          <w:rFonts w:ascii="Times New Roman" w:hAnsi="Times New Roman" w:cs="Times New Roman"/>
          <w:szCs w:val="32"/>
          <w:lang w:eastAsia="zh-CN"/>
        </w:rPr>
        <w:t>接近，采用酒店、办公及少量商业复合布局，酒店和办公</w:t>
      </w:r>
      <w:r>
        <w:rPr>
          <w:rFonts w:ascii="Times New Roman" w:hAnsi="Times New Roman" w:cs="Times New Roman"/>
          <w:szCs w:val="32"/>
          <w:lang w:eastAsia="zh-CN"/>
        </w:rPr>
        <w:t>大体均等</w:t>
      </w:r>
      <w:r>
        <w:rPr>
          <w:rFonts w:ascii="Times New Roman" w:hAnsi="Times New Roman" w:cs="Times New Roman"/>
          <w:szCs w:val="32"/>
          <w:lang w:eastAsia="zh-CN"/>
        </w:rPr>
        <w:t>并独立分栋。项目已落地</w:t>
      </w:r>
      <w:r>
        <w:rPr>
          <w:rFonts w:ascii="Times New Roman" w:hAnsi="Times New Roman" w:cs="Times New Roman"/>
          <w:szCs w:val="32"/>
          <w:lang w:eastAsia="zh-CN"/>
        </w:rPr>
        <w:t>179</w:t>
      </w:r>
      <w:r>
        <w:rPr>
          <w:rFonts w:ascii="Times New Roman" w:hAnsi="Times New Roman" w:cs="Times New Roman"/>
          <w:szCs w:val="32"/>
          <w:lang w:eastAsia="zh-CN"/>
        </w:rPr>
        <w:t>间全季酒店，据西站</w:t>
      </w:r>
      <w:r>
        <w:rPr>
          <w:rFonts w:ascii="Times New Roman" w:hAnsi="Times New Roman" w:cs="Times New Roman" w:hint="eastAsia"/>
          <w:szCs w:val="32"/>
          <w:lang w:eastAsia="zh-CN"/>
        </w:rPr>
        <w:t>枢纽公司</w:t>
      </w:r>
      <w:r>
        <w:rPr>
          <w:rFonts w:ascii="Times New Roman" w:hAnsi="Times New Roman" w:cs="Times New Roman"/>
          <w:szCs w:val="32"/>
          <w:lang w:eastAsia="zh-CN"/>
        </w:rPr>
        <w:t>反馈年租金约</w:t>
      </w:r>
      <w:r>
        <w:rPr>
          <w:rFonts w:ascii="Times New Roman" w:hAnsi="Times New Roman" w:cs="Times New Roman"/>
          <w:szCs w:val="32"/>
          <w:lang w:eastAsia="zh-CN"/>
        </w:rPr>
        <w:t>600</w:t>
      </w:r>
      <w:r>
        <w:rPr>
          <w:rFonts w:ascii="Times New Roman" w:hAnsi="Times New Roman" w:cs="Times New Roman"/>
          <w:szCs w:val="32"/>
          <w:lang w:eastAsia="zh-CN"/>
        </w:rPr>
        <w:t>万元，按整栋约</w:t>
      </w:r>
      <w:r>
        <w:rPr>
          <w:rFonts w:ascii="Times New Roman" w:hAnsi="Times New Roman" w:cs="Times New Roman"/>
          <w:szCs w:val="32"/>
          <w:lang w:eastAsia="zh-CN"/>
        </w:rPr>
        <w:t>1.3</w:t>
      </w:r>
      <w:r>
        <w:rPr>
          <w:rFonts w:ascii="Times New Roman" w:hAnsi="Times New Roman" w:cs="Times New Roman"/>
          <w:szCs w:val="32"/>
          <w:lang w:eastAsia="zh-CN"/>
        </w:rPr>
        <w:t>万平方米粗略折算约</w:t>
      </w:r>
      <w:r>
        <w:rPr>
          <w:rFonts w:ascii="Times New Roman" w:hAnsi="Times New Roman" w:cs="Times New Roman"/>
          <w:szCs w:val="32"/>
          <w:lang w:eastAsia="zh-CN"/>
        </w:rPr>
        <w:t>1.26</w:t>
      </w:r>
      <w:r>
        <w:rPr>
          <w:rFonts w:ascii="Times New Roman" w:hAnsi="Times New Roman" w:cs="Times New Roman"/>
          <w:szCs w:val="32"/>
          <w:lang w:eastAsia="zh-CN"/>
        </w:rPr>
        <w:t>元</w:t>
      </w:r>
      <w:r>
        <w:rPr>
          <w:rFonts w:ascii="Times New Roman" w:hAnsi="Times New Roman" w:cs="Times New Roman"/>
          <w:szCs w:val="32"/>
          <w:lang w:eastAsia="zh-CN"/>
        </w:rPr>
        <w:t>/</w:t>
      </w:r>
      <w:r>
        <w:rPr>
          <w:rFonts w:ascii="Times New Roman" w:hAnsi="Times New Roman" w:cs="Times New Roman"/>
          <w:szCs w:val="32"/>
          <w:lang w:eastAsia="zh-CN"/>
        </w:rPr>
        <w:t>平方米</w:t>
      </w:r>
      <w:r>
        <w:rPr>
          <w:rFonts w:ascii="Times New Roman" w:hAnsi="Times New Roman" w:cs="Times New Roman"/>
          <w:szCs w:val="32"/>
          <w:lang w:eastAsia="zh-CN"/>
        </w:rPr>
        <w:t>·</w:t>
      </w:r>
      <w:r>
        <w:rPr>
          <w:rFonts w:ascii="Times New Roman" w:hAnsi="Times New Roman" w:cs="Times New Roman"/>
          <w:szCs w:val="32"/>
          <w:lang w:eastAsia="zh-CN"/>
        </w:rPr>
        <w:t>天；办公及商业在原供地条件下具备一定持售灵活性。其业态组合、分栋组织及酒店与办公相对独立的运营方式，可为本方案提供直接参考。</w:t>
      </w:r>
    </w:p>
    <w:p w:rsidR="002A2725" w:rsidRDefault="00763A73">
      <w:pPr>
        <w:widowControl w:val="0"/>
        <w:spacing w:after="0" w:line="240" w:lineRule="auto"/>
        <w:ind w:firstLineChars="200" w:firstLine="643"/>
        <w:jc w:val="both"/>
        <w:rPr>
          <w:rFonts w:ascii="Times New Roman" w:hAnsi="Times New Roman" w:cs="Times New Roman"/>
          <w:szCs w:val="32"/>
        </w:rPr>
      </w:pPr>
      <w:r>
        <w:rPr>
          <w:rFonts w:ascii="Times New Roman" w:hAnsi="Times New Roman" w:cs="Times New Roman"/>
          <w:b/>
          <w:szCs w:val="32"/>
        </w:rPr>
        <w:t>4</w:t>
      </w:r>
      <w:r>
        <w:rPr>
          <w:rFonts w:ascii="Times New Roman" w:hAnsi="Times New Roman" w:cs="Times New Roman" w:hint="eastAsia"/>
          <w:b/>
          <w:szCs w:val="32"/>
          <w:lang w:eastAsia="zh-CN"/>
        </w:rPr>
        <w:t>.</w:t>
      </w:r>
      <w:r>
        <w:rPr>
          <w:rFonts w:ascii="Times New Roman" w:hAnsi="Times New Roman" w:cs="Times New Roman"/>
          <w:b/>
          <w:szCs w:val="32"/>
        </w:rPr>
        <w:t>SWOT</w:t>
      </w:r>
      <w:r>
        <w:rPr>
          <w:rFonts w:ascii="Times New Roman" w:hAnsi="Times New Roman" w:cs="Times New Roman"/>
          <w:b/>
          <w:szCs w:val="32"/>
        </w:rPr>
        <w:t>分析</w:t>
      </w:r>
    </w:p>
    <w:tbl>
      <w:tblPr>
        <w:tblStyle w:val="af"/>
        <w:tblW w:w="9406" w:type="dxa"/>
        <w:jc w:val="center"/>
        <w:tblLayout w:type="fixed"/>
        <w:tblLook w:val="04A0"/>
      </w:tblPr>
      <w:tblGrid>
        <w:gridCol w:w="979"/>
        <w:gridCol w:w="8427"/>
      </w:tblGrid>
      <w:tr w:rsidR="002A2725">
        <w:trPr>
          <w:cantSplit/>
          <w:trHeight w:val="455"/>
          <w:tblHeader/>
          <w:jc w:val="center"/>
        </w:trPr>
        <w:tc>
          <w:tcPr>
            <w:tcW w:w="979"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bCs/>
                <w:sz w:val="24"/>
                <w:szCs w:val="24"/>
              </w:rPr>
            </w:pPr>
            <w:r>
              <w:rPr>
                <w:rFonts w:ascii="Times New Roman" w:eastAsia="黑体" w:hAnsi="Times New Roman" w:cs="Times New Roman"/>
                <w:bCs/>
                <w:sz w:val="24"/>
                <w:szCs w:val="24"/>
              </w:rPr>
              <w:t>类别</w:t>
            </w:r>
          </w:p>
        </w:tc>
        <w:tc>
          <w:tcPr>
            <w:tcW w:w="8427"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bCs/>
                <w:sz w:val="24"/>
                <w:szCs w:val="24"/>
              </w:rPr>
            </w:pPr>
            <w:r>
              <w:rPr>
                <w:rFonts w:ascii="Times New Roman" w:eastAsia="黑体" w:hAnsi="Times New Roman" w:cs="Times New Roman"/>
                <w:bCs/>
                <w:sz w:val="24"/>
                <w:szCs w:val="24"/>
              </w:rPr>
              <w:t>主要判断</w:t>
            </w:r>
          </w:p>
        </w:tc>
      </w:tr>
      <w:tr w:rsidR="002A2725">
        <w:trPr>
          <w:cantSplit/>
          <w:trHeight w:val="454"/>
          <w:jc w:val="center"/>
        </w:trPr>
        <w:tc>
          <w:tcPr>
            <w:tcW w:w="979"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优势</w:t>
            </w:r>
          </w:p>
        </w:tc>
        <w:tc>
          <w:tcPr>
            <w:tcW w:w="8427" w:type="dxa"/>
            <w:tcMar>
              <w:top w:w="70" w:type="dxa"/>
              <w:left w:w="80" w:type="dxa"/>
              <w:bottom w:w="70" w:type="dxa"/>
              <w:right w:w="80" w:type="dxa"/>
            </w:tcMar>
            <w:vAlign w:val="center"/>
          </w:tcPr>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w:t>
            </w:r>
            <w:r>
              <w:rPr>
                <w:rFonts w:ascii="Times New Roman" w:hAnsi="Times New Roman" w:cs="Times New Roman"/>
                <w:sz w:val="24"/>
                <w:szCs w:val="24"/>
                <w:lang w:eastAsia="zh-CN"/>
              </w:rPr>
              <w:t>.</w:t>
            </w:r>
            <w:r>
              <w:rPr>
                <w:rFonts w:ascii="Times New Roman" w:hAnsi="Times New Roman" w:cs="Times New Roman"/>
                <w:sz w:val="24"/>
                <w:szCs w:val="24"/>
                <w:lang w:eastAsia="zh-CN"/>
              </w:rPr>
              <w:t>酒店整栋承租可一次性锁定较大面积，明显降低项目公司后续逐层招商压力。</w:t>
            </w:r>
            <w:r>
              <w:rPr>
                <w:rFonts w:ascii="Times New Roman" w:hAnsi="Times New Roman" w:cs="Times New Roman"/>
                <w:sz w:val="24"/>
                <w:szCs w:val="24"/>
                <w:lang w:eastAsia="zh-CN"/>
              </w:rPr>
              <w:br/>
              <w:t>2</w:t>
            </w:r>
            <w:r>
              <w:rPr>
                <w:rFonts w:ascii="Times New Roman" w:hAnsi="Times New Roman" w:cs="Times New Roman"/>
                <w:sz w:val="24"/>
                <w:szCs w:val="24"/>
                <w:lang w:eastAsia="zh-CN"/>
              </w:rPr>
              <w:t>.</w:t>
            </w:r>
            <w:r>
              <w:rPr>
                <w:rFonts w:ascii="Times New Roman" w:hAnsi="Times New Roman" w:cs="Times New Roman"/>
                <w:sz w:val="24"/>
                <w:szCs w:val="24"/>
                <w:lang w:eastAsia="zh-CN"/>
              </w:rPr>
              <w:t>酒店、办公、商业复合可分散单一</w:t>
            </w:r>
            <w:r>
              <w:rPr>
                <w:rFonts w:ascii="Times New Roman" w:hAnsi="Times New Roman" w:cs="Times New Roman"/>
                <w:sz w:val="24"/>
                <w:szCs w:val="24"/>
                <w:lang w:eastAsia="zh-CN"/>
              </w:rPr>
              <w:t>办公</w:t>
            </w:r>
            <w:r>
              <w:rPr>
                <w:rFonts w:ascii="Times New Roman" w:hAnsi="Times New Roman" w:cs="Times New Roman"/>
                <w:sz w:val="24"/>
                <w:szCs w:val="24"/>
                <w:lang w:eastAsia="zh-CN"/>
              </w:rPr>
              <w:t>去化风险，并形成相对稳定现金流。</w:t>
            </w:r>
            <w:r>
              <w:rPr>
                <w:rFonts w:ascii="Times New Roman" w:hAnsi="Times New Roman" w:cs="Times New Roman"/>
                <w:sz w:val="24"/>
                <w:szCs w:val="24"/>
                <w:lang w:eastAsia="zh-CN"/>
              </w:rPr>
              <w:br/>
              <w:t>3</w:t>
            </w:r>
            <w:r>
              <w:rPr>
                <w:rFonts w:ascii="Times New Roman" w:hAnsi="Times New Roman" w:cs="Times New Roman"/>
                <w:sz w:val="24"/>
                <w:szCs w:val="24"/>
                <w:lang w:eastAsia="zh-CN"/>
              </w:rPr>
              <w:t>.</w:t>
            </w:r>
            <w:r>
              <w:rPr>
                <w:rFonts w:ascii="Times New Roman" w:hAnsi="Times New Roman" w:cs="Times New Roman"/>
                <w:sz w:val="24"/>
                <w:szCs w:val="24"/>
                <w:lang w:eastAsia="zh-CN"/>
              </w:rPr>
              <w:t>中端或中高端商务酒店可与金手指、金钥匙高端酒店形成一定错位。</w:t>
            </w:r>
          </w:p>
        </w:tc>
      </w:tr>
      <w:tr w:rsidR="002A2725">
        <w:trPr>
          <w:cantSplit/>
          <w:trHeight w:val="454"/>
          <w:jc w:val="center"/>
        </w:trPr>
        <w:tc>
          <w:tcPr>
            <w:tcW w:w="979"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劣势</w:t>
            </w:r>
          </w:p>
        </w:tc>
        <w:tc>
          <w:tcPr>
            <w:tcW w:w="8427" w:type="dxa"/>
            <w:tcMar>
              <w:top w:w="70" w:type="dxa"/>
              <w:left w:w="80" w:type="dxa"/>
              <w:bottom w:w="70" w:type="dxa"/>
              <w:right w:w="80" w:type="dxa"/>
            </w:tcMar>
            <w:vAlign w:val="center"/>
          </w:tcPr>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w:t>
            </w:r>
            <w:r>
              <w:rPr>
                <w:rFonts w:ascii="Times New Roman" w:hAnsi="Times New Roman" w:cs="Times New Roman"/>
                <w:sz w:val="24"/>
                <w:szCs w:val="24"/>
                <w:lang w:eastAsia="zh-CN"/>
              </w:rPr>
              <w:t>.</w:t>
            </w:r>
            <w:r>
              <w:rPr>
                <w:rFonts w:ascii="Times New Roman" w:hAnsi="Times New Roman" w:cs="Times New Roman"/>
                <w:sz w:val="24"/>
                <w:szCs w:val="24"/>
                <w:lang w:eastAsia="zh-CN"/>
              </w:rPr>
              <w:t>多业态并存增加建筑设计、机电系统、交通组织和后续运营管理复杂度。</w:t>
            </w:r>
            <w:r>
              <w:rPr>
                <w:rFonts w:ascii="Times New Roman" w:hAnsi="Times New Roman" w:cs="Times New Roman"/>
                <w:sz w:val="24"/>
                <w:szCs w:val="24"/>
                <w:lang w:eastAsia="zh-CN"/>
              </w:rPr>
              <w:br/>
              <w:t>2</w:t>
            </w:r>
            <w:r>
              <w:rPr>
                <w:rFonts w:ascii="Times New Roman" w:hAnsi="Times New Roman" w:cs="Times New Roman"/>
                <w:sz w:val="24"/>
                <w:szCs w:val="24"/>
                <w:lang w:eastAsia="zh-CN"/>
              </w:rPr>
              <w:t>.</w:t>
            </w:r>
            <w:r>
              <w:rPr>
                <w:rFonts w:ascii="Times New Roman" w:hAnsi="Times New Roman" w:cs="Times New Roman"/>
                <w:sz w:val="24"/>
                <w:szCs w:val="24"/>
                <w:lang w:eastAsia="zh-CN"/>
              </w:rPr>
              <w:t>酒店空间专用性较强，品牌未锁定前存在面积、层高及设备标准错配风险。</w:t>
            </w:r>
            <w:r>
              <w:rPr>
                <w:rFonts w:ascii="Times New Roman" w:hAnsi="Times New Roman" w:cs="Times New Roman"/>
                <w:sz w:val="24"/>
                <w:szCs w:val="24"/>
                <w:lang w:eastAsia="zh-CN"/>
              </w:rPr>
              <w:br/>
              <w:t>3</w:t>
            </w:r>
            <w:r>
              <w:rPr>
                <w:rFonts w:ascii="Times New Roman" w:hAnsi="Times New Roman" w:cs="Times New Roman"/>
                <w:sz w:val="24"/>
                <w:szCs w:val="24"/>
                <w:lang w:eastAsia="zh-CN"/>
              </w:rPr>
              <w:t>.</w:t>
            </w:r>
            <w:r>
              <w:rPr>
                <w:rFonts w:ascii="Times New Roman" w:hAnsi="Times New Roman" w:cs="Times New Roman"/>
                <w:sz w:val="24"/>
                <w:szCs w:val="24"/>
                <w:lang w:eastAsia="zh-CN"/>
              </w:rPr>
              <w:t>办公</w:t>
            </w:r>
            <w:r>
              <w:rPr>
                <w:rFonts w:ascii="Times New Roman" w:hAnsi="Times New Roman" w:cs="Times New Roman"/>
                <w:sz w:val="24"/>
                <w:szCs w:val="24"/>
                <w:lang w:eastAsia="zh-CN"/>
              </w:rPr>
              <w:t>仍需项目公司持续招商，东侧场景短期租金贡献相对有限。</w:t>
            </w:r>
          </w:p>
        </w:tc>
      </w:tr>
      <w:tr w:rsidR="002A2725">
        <w:trPr>
          <w:cantSplit/>
          <w:trHeight w:val="454"/>
          <w:jc w:val="center"/>
        </w:trPr>
        <w:tc>
          <w:tcPr>
            <w:tcW w:w="979"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lastRenderedPageBreak/>
              <w:t>机会</w:t>
            </w:r>
          </w:p>
        </w:tc>
        <w:tc>
          <w:tcPr>
            <w:tcW w:w="8427" w:type="dxa"/>
            <w:tcMar>
              <w:top w:w="70" w:type="dxa"/>
              <w:left w:w="80" w:type="dxa"/>
              <w:bottom w:w="70" w:type="dxa"/>
              <w:right w:w="80" w:type="dxa"/>
            </w:tcMar>
            <w:vAlign w:val="center"/>
          </w:tcPr>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w:t>
            </w:r>
            <w:r>
              <w:rPr>
                <w:rFonts w:ascii="Times New Roman" w:hAnsi="Times New Roman" w:cs="Times New Roman"/>
                <w:sz w:val="24"/>
                <w:szCs w:val="24"/>
                <w:lang w:eastAsia="zh-CN"/>
              </w:rPr>
              <w:t>.</w:t>
            </w:r>
            <w:r>
              <w:rPr>
                <w:rFonts w:ascii="Times New Roman" w:hAnsi="Times New Roman" w:cs="Times New Roman"/>
                <w:sz w:val="24"/>
                <w:szCs w:val="24"/>
                <w:lang w:eastAsia="zh-CN"/>
              </w:rPr>
              <w:t>西站枢纽和云城建设持续推进，商务客流、总部办公和周边居住人口将逐步导入。</w:t>
            </w:r>
            <w:r>
              <w:rPr>
                <w:rFonts w:ascii="Times New Roman" w:hAnsi="Times New Roman" w:cs="Times New Roman"/>
                <w:sz w:val="24"/>
                <w:szCs w:val="24"/>
                <w:lang w:eastAsia="zh-CN"/>
              </w:rPr>
              <w:br/>
              <w:t>2</w:t>
            </w:r>
            <w:r>
              <w:rPr>
                <w:rFonts w:ascii="Times New Roman" w:hAnsi="Times New Roman" w:cs="Times New Roman"/>
                <w:sz w:val="24"/>
                <w:szCs w:val="24"/>
                <w:lang w:eastAsia="zh-CN"/>
              </w:rPr>
              <w:t>.</w:t>
            </w:r>
            <w:r>
              <w:rPr>
                <w:rFonts w:ascii="Times New Roman" w:hAnsi="Times New Roman" w:cs="Times New Roman"/>
                <w:sz w:val="24"/>
                <w:szCs w:val="24"/>
                <w:lang w:eastAsia="zh-CN"/>
              </w:rPr>
              <w:t>站区未来高端酒店供应较多，中端或中高端商务酒店仍具差异化空间。</w:t>
            </w:r>
            <w:r>
              <w:rPr>
                <w:rFonts w:ascii="Times New Roman" w:hAnsi="Times New Roman" w:cs="Times New Roman"/>
                <w:sz w:val="24"/>
                <w:szCs w:val="24"/>
                <w:lang w:eastAsia="zh-CN"/>
              </w:rPr>
              <w:br/>
              <w:t>3</w:t>
            </w:r>
            <w:r>
              <w:rPr>
                <w:rFonts w:ascii="Times New Roman" w:hAnsi="Times New Roman" w:cs="Times New Roman"/>
                <w:sz w:val="24"/>
                <w:szCs w:val="24"/>
                <w:lang w:eastAsia="zh-CN"/>
              </w:rPr>
              <w:t>.</w:t>
            </w:r>
            <w:r>
              <w:rPr>
                <w:rFonts w:ascii="Times New Roman" w:hAnsi="Times New Roman" w:cs="Times New Roman"/>
                <w:sz w:val="24"/>
                <w:szCs w:val="24"/>
                <w:lang w:eastAsia="zh-CN"/>
              </w:rPr>
              <w:t>智慧出行、新能源基础设施等场景可与酒店、办公客群形成配套协同。</w:t>
            </w:r>
          </w:p>
        </w:tc>
      </w:tr>
      <w:tr w:rsidR="002A2725">
        <w:trPr>
          <w:cantSplit/>
          <w:trHeight w:val="454"/>
          <w:jc w:val="center"/>
        </w:trPr>
        <w:tc>
          <w:tcPr>
            <w:tcW w:w="979"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风险</w:t>
            </w:r>
          </w:p>
        </w:tc>
        <w:tc>
          <w:tcPr>
            <w:tcW w:w="8427" w:type="dxa"/>
            <w:tcMar>
              <w:top w:w="70" w:type="dxa"/>
              <w:left w:w="80" w:type="dxa"/>
              <w:bottom w:w="70" w:type="dxa"/>
              <w:right w:w="80" w:type="dxa"/>
            </w:tcMar>
            <w:vAlign w:val="center"/>
          </w:tcPr>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w:t>
            </w:r>
            <w:r>
              <w:rPr>
                <w:rFonts w:ascii="Times New Roman" w:hAnsi="Times New Roman" w:cs="Times New Roman"/>
                <w:sz w:val="24"/>
                <w:szCs w:val="24"/>
                <w:lang w:eastAsia="zh-CN"/>
              </w:rPr>
              <w:t>.</w:t>
            </w:r>
            <w:r>
              <w:rPr>
                <w:rFonts w:ascii="Times New Roman" w:hAnsi="Times New Roman" w:cs="Times New Roman"/>
                <w:sz w:val="24"/>
                <w:szCs w:val="24"/>
                <w:lang w:eastAsia="zh-CN"/>
              </w:rPr>
              <w:t>周边商办和酒店项目集中形成供应，可能压低租金并延长市场培育周期。</w:t>
            </w:r>
            <w:r>
              <w:rPr>
                <w:rFonts w:ascii="Times New Roman" w:hAnsi="Times New Roman" w:cs="Times New Roman"/>
                <w:sz w:val="24"/>
                <w:szCs w:val="24"/>
                <w:lang w:eastAsia="zh-CN"/>
              </w:rPr>
              <w:br/>
              <w:t>2</w:t>
            </w:r>
            <w:r>
              <w:rPr>
                <w:rFonts w:ascii="Times New Roman" w:hAnsi="Times New Roman" w:cs="Times New Roman"/>
                <w:sz w:val="24"/>
                <w:szCs w:val="24"/>
                <w:lang w:eastAsia="zh-CN"/>
              </w:rPr>
              <w:t>.</w:t>
            </w:r>
            <w:r>
              <w:rPr>
                <w:rFonts w:ascii="Times New Roman" w:hAnsi="Times New Roman" w:cs="Times New Roman"/>
                <w:sz w:val="24"/>
                <w:szCs w:val="24"/>
                <w:lang w:eastAsia="zh-CN"/>
              </w:rPr>
              <w:t>酒店行业</w:t>
            </w:r>
            <w:r>
              <w:rPr>
                <w:rFonts w:ascii="Times New Roman" w:hAnsi="Times New Roman" w:cs="Times New Roman"/>
                <w:sz w:val="24"/>
                <w:szCs w:val="24"/>
                <w:lang w:eastAsia="zh-CN"/>
              </w:rPr>
              <w:t>经营波动可能影响品牌方投资意愿、租赁条件和续约稳定性。</w:t>
            </w:r>
            <w:r>
              <w:rPr>
                <w:rFonts w:ascii="Times New Roman" w:hAnsi="Times New Roman" w:cs="Times New Roman"/>
                <w:sz w:val="24"/>
                <w:szCs w:val="24"/>
                <w:lang w:eastAsia="zh-CN"/>
              </w:rPr>
              <w:br/>
              <w:t>3</w:t>
            </w:r>
            <w:r>
              <w:rPr>
                <w:rFonts w:ascii="Times New Roman" w:hAnsi="Times New Roman" w:cs="Times New Roman"/>
                <w:sz w:val="24"/>
                <w:szCs w:val="24"/>
                <w:lang w:eastAsia="zh-CN"/>
              </w:rPr>
              <w:t>.</w:t>
            </w:r>
            <w:r>
              <w:rPr>
                <w:rFonts w:ascii="Times New Roman" w:hAnsi="Times New Roman" w:cs="Times New Roman"/>
                <w:sz w:val="24"/>
                <w:szCs w:val="24"/>
                <w:lang w:eastAsia="zh-CN"/>
              </w:rPr>
              <w:t>片区成熟时点与项目建成时点存在错配，可能形成阶段性空置压力。</w:t>
            </w:r>
          </w:p>
        </w:tc>
      </w:tr>
    </w:tbl>
    <w:p w:rsidR="002A2725" w:rsidRDefault="00763A73" w:rsidP="00537350">
      <w:pPr>
        <w:pStyle w:val="21"/>
        <w:ind w:firstLine="643"/>
        <w:jc w:val="both"/>
        <w:rPr>
          <w:color w:val="auto"/>
          <w:lang w:eastAsia="zh-CN"/>
        </w:rPr>
      </w:pPr>
      <w:bookmarkStart w:id="11" w:name="_Toc29363"/>
      <w:r>
        <w:rPr>
          <w:color w:val="auto"/>
          <w:lang w:eastAsia="zh-CN"/>
        </w:rPr>
        <w:t>（二）方案二：</w:t>
      </w:r>
      <w:r>
        <w:rPr>
          <w:color w:val="auto"/>
          <w:lang w:eastAsia="zh-CN"/>
        </w:rPr>
        <w:t>产业链</w:t>
      </w:r>
      <w:r>
        <w:rPr>
          <w:color w:val="auto"/>
          <w:lang w:eastAsia="zh-CN"/>
        </w:rPr>
        <w:t>企业及特色资源导入开发</w:t>
      </w:r>
      <w:bookmarkEnd w:id="11"/>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szCs w:val="32"/>
          <w:lang w:eastAsia="zh-CN"/>
        </w:rPr>
        <w:t>1</w:t>
      </w:r>
      <w:r>
        <w:rPr>
          <w:rFonts w:ascii="Times New Roman" w:hAnsi="Times New Roman" w:cs="Times New Roman" w:hint="eastAsia"/>
          <w:b/>
          <w:szCs w:val="32"/>
          <w:lang w:eastAsia="zh-CN"/>
        </w:rPr>
        <w:t>.</w:t>
      </w:r>
      <w:r>
        <w:rPr>
          <w:rFonts w:ascii="Times New Roman" w:hAnsi="Times New Roman" w:cs="Times New Roman"/>
          <w:b/>
          <w:szCs w:val="32"/>
          <w:lang w:eastAsia="zh-CN"/>
        </w:rPr>
        <w:t>总体思路</w:t>
      </w:r>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以打造具有交通产业特色的产业园区为方向，两栋主体建筑均以办公、研发及总部功能为主，首层及裙房配置必要商业配套，东侧保留约</w:t>
      </w:r>
      <w:r>
        <w:rPr>
          <w:rFonts w:ascii="Times New Roman" w:hAnsi="Times New Roman" w:cs="Times New Roman"/>
          <w:szCs w:val="32"/>
          <w:lang w:eastAsia="zh-CN"/>
        </w:rPr>
        <w:t>3000</w:t>
      </w:r>
      <w:r>
        <w:rPr>
          <w:rFonts w:ascii="Times New Roman" w:hAnsi="Times New Roman" w:cs="Times New Roman"/>
          <w:szCs w:val="32"/>
          <w:lang w:eastAsia="zh-CN"/>
        </w:rPr>
        <w:t>平方米智慧出行、低碳能源等场景。重点围绕交通科技、智能网联、新能源、智慧能源等与集团主业协同性较高的领域，优先寻找具有明确空间需求、产业带动能力和合作意愿的链主企业或总部型客户，争取在拿地和设计前锁定较大面积需求，再根据企业实际需要反向优化楼层尺度、电力、停车、展示及设备条件</w:t>
      </w:r>
      <w:r>
        <w:rPr>
          <w:rFonts w:ascii="Times New Roman" w:hAnsi="Times New Roman" w:cs="Times New Roman"/>
          <w:szCs w:val="32"/>
          <w:lang w:eastAsia="zh-CN"/>
        </w:rPr>
        <w:t>。</w:t>
      </w:r>
    </w:p>
    <w:p w:rsidR="002A2725" w:rsidRDefault="00763A73">
      <w:pPr>
        <w:widowControl w:val="0"/>
        <w:spacing w:after="0" w:line="600" w:lineRule="exact"/>
        <w:ind w:firstLineChars="200" w:firstLine="643"/>
        <w:rPr>
          <w:rFonts w:ascii="Times New Roman" w:hAnsi="Times New Roman" w:cs="Times New Roman"/>
          <w:b/>
          <w:bCs/>
          <w:szCs w:val="32"/>
          <w:lang w:eastAsia="zh-CN"/>
        </w:rPr>
      </w:pPr>
      <w:r>
        <w:rPr>
          <w:rFonts w:ascii="Times New Roman" w:hAnsi="Times New Roman" w:cs="Times New Roman"/>
          <w:b/>
          <w:bCs/>
          <w:szCs w:val="32"/>
          <w:lang w:eastAsia="zh-CN"/>
        </w:rPr>
        <w:t>2</w:t>
      </w:r>
      <w:r>
        <w:rPr>
          <w:rFonts w:ascii="Times New Roman" w:hAnsi="Times New Roman" w:cs="Times New Roman"/>
          <w:b/>
          <w:bCs/>
          <w:szCs w:val="32"/>
          <w:lang w:eastAsia="zh-CN"/>
        </w:rPr>
        <w:t>.</w:t>
      </w:r>
      <w:r>
        <w:rPr>
          <w:rFonts w:ascii="Times New Roman" w:hAnsi="Times New Roman" w:cs="Times New Roman"/>
          <w:b/>
          <w:bCs/>
          <w:szCs w:val="32"/>
          <w:lang w:eastAsia="zh-CN"/>
        </w:rPr>
        <w:t>运营模式</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办公及研发：</w:t>
      </w:r>
      <w:r>
        <w:rPr>
          <w:rFonts w:ascii="Times New Roman" w:hAnsi="Times New Roman" w:cs="Times New Roman"/>
          <w:szCs w:val="32"/>
          <w:lang w:eastAsia="zh-CN"/>
        </w:rPr>
        <w:t>两栋主体建筑由项目公司统一招商运营，计容规模原则上仍按约</w:t>
      </w:r>
      <w:r>
        <w:rPr>
          <w:rFonts w:ascii="Times New Roman" w:hAnsi="Times New Roman" w:cs="Times New Roman"/>
          <w:szCs w:val="32"/>
          <w:lang w:eastAsia="zh-CN"/>
        </w:rPr>
        <w:t>4.38</w:t>
      </w:r>
      <w:r>
        <w:rPr>
          <w:rFonts w:ascii="Times New Roman" w:hAnsi="Times New Roman" w:cs="Times New Roman"/>
          <w:szCs w:val="32"/>
          <w:lang w:eastAsia="zh-CN"/>
        </w:rPr>
        <w:t>万平方米总量控</w:t>
      </w:r>
      <w:r>
        <w:rPr>
          <w:rFonts w:ascii="Times New Roman" w:hAnsi="Times New Roman" w:cs="Times New Roman"/>
          <w:szCs w:val="32"/>
          <w:lang w:eastAsia="zh-CN"/>
        </w:rPr>
        <w:t>制，其中首层及裙房保留必要商业配套。招商以头部企业、集团总部、研发中心及上下游</w:t>
      </w:r>
      <w:r>
        <w:rPr>
          <w:rFonts w:ascii="Times New Roman" w:hAnsi="Times New Roman" w:cs="Times New Roman"/>
          <w:szCs w:val="32"/>
          <w:lang w:eastAsia="zh-CN"/>
        </w:rPr>
        <w:lastRenderedPageBreak/>
        <w:t>企业为重点，优先争取整栋、整层和较大面积客户。</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配套商业：</w:t>
      </w:r>
      <w:r>
        <w:rPr>
          <w:rFonts w:ascii="Times New Roman" w:hAnsi="Times New Roman" w:cs="Times New Roman"/>
          <w:szCs w:val="32"/>
          <w:lang w:eastAsia="zh-CN"/>
        </w:rPr>
        <w:t>由项目公司统一招商运营，主要服务园区企业员工、商务接待及周边客群，不作为独立大体量商业开发。</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东侧弹性空间：</w:t>
      </w:r>
      <w:r>
        <w:rPr>
          <w:rFonts w:ascii="Times New Roman" w:hAnsi="Times New Roman" w:cs="Times New Roman"/>
          <w:szCs w:val="32"/>
          <w:lang w:eastAsia="zh-CN"/>
        </w:rPr>
        <w:t>由项目公司统筹，引入苏文电能、出行平台或其他专业机构，通过场地租赁、专项投资、合作运营等方式建设展示、司机服务、充换电、光储充等场景，形成园区产业特色。</w:t>
      </w:r>
    </w:p>
    <w:p w:rsidR="002A2725" w:rsidRDefault="00763A73">
      <w:pPr>
        <w:widowControl w:val="0"/>
        <w:spacing w:after="0" w:line="600" w:lineRule="exact"/>
        <w:ind w:firstLineChars="200" w:firstLine="643"/>
        <w:jc w:val="both"/>
        <w:rPr>
          <w:rFonts w:ascii="Times New Roman" w:hAnsi="Times New Roman" w:cs="Times New Roman"/>
          <w:szCs w:val="32"/>
          <w:highlight w:val="yellow"/>
          <w:lang w:eastAsia="zh-CN"/>
        </w:rPr>
      </w:pPr>
      <w:r>
        <w:rPr>
          <w:rFonts w:ascii="Times New Roman" w:hAnsi="Times New Roman" w:cs="Times New Roman"/>
          <w:b/>
          <w:szCs w:val="32"/>
          <w:lang w:eastAsia="zh-CN"/>
        </w:rPr>
        <w:t>3</w:t>
      </w:r>
      <w:r>
        <w:rPr>
          <w:rFonts w:ascii="Times New Roman" w:hAnsi="Times New Roman" w:cs="Times New Roman" w:hint="eastAsia"/>
          <w:b/>
          <w:szCs w:val="32"/>
          <w:lang w:eastAsia="zh-CN"/>
        </w:rPr>
        <w:t>.</w:t>
      </w:r>
      <w:r>
        <w:rPr>
          <w:rFonts w:ascii="Times New Roman" w:hAnsi="Times New Roman" w:cs="Times New Roman" w:hint="eastAsia"/>
          <w:b/>
          <w:szCs w:val="32"/>
          <w:lang w:eastAsia="zh-CN"/>
        </w:rPr>
        <w:t>参考案例：杭州交投科创中心</w:t>
      </w:r>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杭州交投科创中心项目总建筑面积约</w:t>
      </w:r>
      <w:r>
        <w:rPr>
          <w:rFonts w:ascii="Times New Roman" w:hAnsi="Times New Roman" w:cs="Times New Roman"/>
          <w:szCs w:val="32"/>
          <w:lang w:eastAsia="zh-CN"/>
        </w:rPr>
        <w:t>8.33</w:t>
      </w:r>
      <w:r>
        <w:rPr>
          <w:rFonts w:ascii="Times New Roman" w:hAnsi="Times New Roman" w:cs="Times New Roman"/>
          <w:szCs w:val="32"/>
          <w:lang w:eastAsia="zh-CN"/>
        </w:rPr>
        <w:t>万平方米、地上建筑面积约</w:t>
      </w:r>
      <w:r>
        <w:rPr>
          <w:rFonts w:ascii="Times New Roman" w:hAnsi="Times New Roman" w:cs="Times New Roman"/>
          <w:szCs w:val="32"/>
          <w:lang w:eastAsia="zh-CN"/>
        </w:rPr>
        <w:t>5.50</w:t>
      </w:r>
      <w:r>
        <w:rPr>
          <w:rFonts w:ascii="Times New Roman" w:hAnsi="Times New Roman" w:cs="Times New Roman"/>
          <w:szCs w:val="32"/>
          <w:lang w:eastAsia="zh-CN"/>
        </w:rPr>
        <w:t>万平方米，是</w:t>
      </w:r>
      <w:r>
        <w:rPr>
          <w:rFonts w:ascii="Times New Roman" w:hAnsi="Times New Roman" w:cs="Times New Roman" w:hint="eastAsia"/>
          <w:szCs w:val="32"/>
          <w:lang w:eastAsia="zh-CN"/>
        </w:rPr>
        <w:t>资产管理</w:t>
      </w:r>
      <w:r>
        <w:rPr>
          <w:rFonts w:ascii="Times New Roman" w:hAnsi="Times New Roman" w:cs="Times New Roman"/>
          <w:szCs w:val="32"/>
          <w:lang w:eastAsia="zh-CN"/>
        </w:rPr>
        <w:t>公司现有典型产业园区。园区以集团总部及</w:t>
      </w:r>
      <w:r>
        <w:rPr>
          <w:rFonts w:ascii="Times New Roman" w:hAnsi="Times New Roman" w:cs="Times New Roman" w:hint="eastAsia"/>
          <w:szCs w:val="32"/>
          <w:lang w:eastAsia="zh-CN"/>
        </w:rPr>
        <w:t>办公</w:t>
      </w:r>
      <w:r>
        <w:rPr>
          <w:rFonts w:ascii="Times New Roman" w:hAnsi="Times New Roman" w:cs="Times New Roman"/>
          <w:szCs w:val="32"/>
          <w:lang w:eastAsia="zh-CN"/>
        </w:rPr>
        <w:t>为基础，持续开展产业招商和园区运营，年均出租率保持</w:t>
      </w:r>
      <w:r>
        <w:rPr>
          <w:rFonts w:ascii="Times New Roman" w:hAnsi="Times New Roman" w:cs="Times New Roman"/>
          <w:szCs w:val="32"/>
          <w:lang w:eastAsia="zh-CN"/>
        </w:rPr>
        <w:t>90%</w:t>
      </w:r>
      <w:r>
        <w:rPr>
          <w:rFonts w:ascii="Times New Roman" w:hAnsi="Times New Roman" w:cs="Times New Roman"/>
          <w:szCs w:val="32"/>
          <w:lang w:eastAsia="zh-CN"/>
        </w:rPr>
        <w:t>以上。其运营实践表明，核心客户形成基础面积、产业定位与持续招商运营相结合，有利于提升园区出租稳定性和产业集聚度，可为本方案的产业定位、核心客户导入及园区运营提供参考。</w:t>
      </w:r>
    </w:p>
    <w:p w:rsidR="002A2725" w:rsidRDefault="00763A73">
      <w:pPr>
        <w:widowControl w:val="0"/>
        <w:spacing w:after="0" w:line="600" w:lineRule="exact"/>
        <w:ind w:firstLineChars="200" w:firstLine="643"/>
        <w:jc w:val="both"/>
        <w:rPr>
          <w:rFonts w:ascii="Times New Roman" w:hAnsi="Times New Roman" w:cs="Times New Roman"/>
          <w:szCs w:val="32"/>
          <w:highlight w:val="yellow"/>
        </w:rPr>
      </w:pPr>
      <w:r>
        <w:rPr>
          <w:rFonts w:ascii="Times New Roman" w:hAnsi="Times New Roman" w:cs="Times New Roman"/>
          <w:b/>
          <w:szCs w:val="32"/>
        </w:rPr>
        <w:t>4</w:t>
      </w:r>
      <w:r>
        <w:rPr>
          <w:rFonts w:ascii="Times New Roman" w:hAnsi="Times New Roman" w:cs="Times New Roman" w:hint="eastAsia"/>
          <w:b/>
          <w:szCs w:val="32"/>
          <w:lang w:eastAsia="zh-CN"/>
        </w:rPr>
        <w:t>.</w:t>
      </w:r>
      <w:r>
        <w:rPr>
          <w:rFonts w:ascii="Times New Roman" w:hAnsi="Times New Roman" w:cs="Times New Roman"/>
          <w:b/>
          <w:szCs w:val="32"/>
        </w:rPr>
        <w:t>SWOT</w:t>
      </w:r>
      <w:r>
        <w:rPr>
          <w:rFonts w:ascii="Times New Roman" w:hAnsi="Times New Roman" w:cs="Times New Roman"/>
          <w:b/>
          <w:szCs w:val="32"/>
        </w:rPr>
        <w:t>分析</w:t>
      </w:r>
    </w:p>
    <w:tbl>
      <w:tblPr>
        <w:tblStyle w:val="af"/>
        <w:tblW w:w="0" w:type="auto"/>
        <w:jc w:val="center"/>
        <w:tblLayout w:type="fixed"/>
        <w:tblLook w:val="04A0"/>
      </w:tblPr>
      <w:tblGrid>
        <w:gridCol w:w="1444"/>
        <w:gridCol w:w="7962"/>
      </w:tblGrid>
      <w:tr w:rsidR="002A2725">
        <w:trPr>
          <w:cantSplit/>
          <w:trHeight w:val="454"/>
          <w:tblHeader/>
          <w:jc w:val="center"/>
        </w:trPr>
        <w:tc>
          <w:tcPr>
            <w:tcW w:w="1444"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bCs/>
                <w:sz w:val="24"/>
                <w:szCs w:val="24"/>
              </w:rPr>
              <w:t>类别</w:t>
            </w:r>
          </w:p>
        </w:tc>
        <w:tc>
          <w:tcPr>
            <w:tcW w:w="7962"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bCs/>
                <w:sz w:val="24"/>
                <w:szCs w:val="24"/>
              </w:rPr>
              <w:t>主要判断</w:t>
            </w:r>
          </w:p>
        </w:tc>
      </w:tr>
      <w:tr w:rsidR="002A2725">
        <w:trPr>
          <w:cantSplit/>
          <w:jc w:val="center"/>
        </w:trPr>
        <w:tc>
          <w:tcPr>
            <w:tcW w:w="1444"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优势</w:t>
            </w:r>
          </w:p>
        </w:tc>
        <w:tc>
          <w:tcPr>
            <w:tcW w:w="7962" w:type="dxa"/>
            <w:tcMar>
              <w:top w:w="70" w:type="dxa"/>
              <w:left w:w="80" w:type="dxa"/>
              <w:bottom w:w="70" w:type="dxa"/>
              <w:right w:w="80" w:type="dxa"/>
            </w:tcMar>
            <w:vAlign w:val="center"/>
          </w:tcPr>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w:t>
            </w:r>
            <w:r>
              <w:rPr>
                <w:rFonts w:ascii="Times New Roman" w:hAnsi="Times New Roman" w:cs="Times New Roman"/>
                <w:sz w:val="24"/>
                <w:szCs w:val="24"/>
                <w:lang w:eastAsia="zh-CN"/>
              </w:rPr>
              <w:t>.</w:t>
            </w:r>
            <w:r>
              <w:rPr>
                <w:rFonts w:ascii="Times New Roman" w:hAnsi="Times New Roman" w:cs="Times New Roman"/>
                <w:sz w:val="24"/>
                <w:szCs w:val="24"/>
                <w:lang w:eastAsia="zh-CN"/>
              </w:rPr>
              <w:t>与公司产业园区主业和集团交通主业协同性较高，园区定位更集中。</w:t>
            </w:r>
            <w:r>
              <w:rPr>
                <w:rFonts w:ascii="Times New Roman" w:hAnsi="Times New Roman" w:cs="Times New Roman"/>
                <w:sz w:val="24"/>
                <w:szCs w:val="24"/>
                <w:lang w:eastAsia="zh-CN"/>
              </w:rPr>
              <w:br/>
              <w:t>2</w:t>
            </w:r>
            <w:r>
              <w:rPr>
                <w:rFonts w:ascii="Times New Roman" w:hAnsi="Times New Roman" w:cs="Times New Roman"/>
                <w:sz w:val="24"/>
                <w:szCs w:val="24"/>
                <w:lang w:eastAsia="zh-CN"/>
              </w:rPr>
              <w:t>.</w:t>
            </w:r>
            <w:r>
              <w:rPr>
                <w:rFonts w:ascii="Times New Roman" w:hAnsi="Times New Roman" w:cs="Times New Roman"/>
                <w:sz w:val="24"/>
                <w:szCs w:val="24"/>
                <w:lang w:eastAsia="zh-CN"/>
              </w:rPr>
              <w:t>两栋主体建筑产品通用性较强，便于项目公司统一招商和运营管理。</w:t>
            </w:r>
            <w:r>
              <w:rPr>
                <w:rFonts w:ascii="Times New Roman" w:hAnsi="Times New Roman" w:cs="Times New Roman"/>
                <w:sz w:val="24"/>
                <w:szCs w:val="24"/>
                <w:lang w:eastAsia="zh-CN"/>
              </w:rPr>
              <w:br/>
              <w:t>3</w:t>
            </w:r>
            <w:r>
              <w:rPr>
                <w:rFonts w:ascii="Times New Roman" w:hAnsi="Times New Roman" w:cs="Times New Roman"/>
                <w:sz w:val="24"/>
                <w:szCs w:val="24"/>
                <w:lang w:eastAsia="zh-CN"/>
              </w:rPr>
              <w:t>.</w:t>
            </w:r>
            <w:r>
              <w:rPr>
                <w:rFonts w:ascii="Times New Roman" w:hAnsi="Times New Roman" w:cs="Times New Roman"/>
                <w:sz w:val="24"/>
                <w:szCs w:val="24"/>
                <w:lang w:eastAsia="zh-CN"/>
              </w:rPr>
              <w:t>如前置锁定链主企业或总部型客户，可形成基础面积并带动上下游资源集聚。</w:t>
            </w:r>
          </w:p>
        </w:tc>
      </w:tr>
      <w:tr w:rsidR="002A2725">
        <w:trPr>
          <w:cantSplit/>
          <w:jc w:val="center"/>
        </w:trPr>
        <w:tc>
          <w:tcPr>
            <w:tcW w:w="1444"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劣势</w:t>
            </w:r>
          </w:p>
        </w:tc>
        <w:tc>
          <w:tcPr>
            <w:tcW w:w="7962" w:type="dxa"/>
            <w:tcMar>
              <w:top w:w="70" w:type="dxa"/>
              <w:left w:w="80" w:type="dxa"/>
              <w:bottom w:w="70" w:type="dxa"/>
              <w:right w:w="80" w:type="dxa"/>
            </w:tcMar>
            <w:vAlign w:val="center"/>
          </w:tcPr>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w:t>
            </w:r>
            <w:r>
              <w:rPr>
                <w:rFonts w:ascii="Times New Roman" w:hAnsi="Times New Roman" w:cs="Times New Roman"/>
                <w:sz w:val="24"/>
                <w:szCs w:val="24"/>
                <w:lang w:eastAsia="zh-CN"/>
              </w:rPr>
              <w:t>.</w:t>
            </w:r>
            <w:r>
              <w:rPr>
                <w:rFonts w:ascii="Times New Roman" w:hAnsi="Times New Roman" w:cs="Times New Roman"/>
                <w:sz w:val="24"/>
                <w:szCs w:val="24"/>
                <w:lang w:eastAsia="zh-CN"/>
              </w:rPr>
              <w:t>方案对核心客户前置锁定依赖较高，基础客户不足时招商压力最为集中。</w:t>
            </w:r>
            <w:r>
              <w:rPr>
                <w:rFonts w:ascii="Times New Roman" w:hAnsi="Times New Roman" w:cs="Times New Roman"/>
                <w:sz w:val="24"/>
                <w:szCs w:val="24"/>
                <w:lang w:eastAsia="zh-CN"/>
              </w:rPr>
              <w:br/>
              <w:t>2</w:t>
            </w:r>
            <w:r>
              <w:rPr>
                <w:rFonts w:ascii="Times New Roman" w:hAnsi="Times New Roman" w:cs="Times New Roman"/>
                <w:sz w:val="24"/>
                <w:szCs w:val="24"/>
                <w:lang w:eastAsia="zh-CN"/>
              </w:rPr>
              <w:t>.</w:t>
            </w:r>
            <w:r>
              <w:rPr>
                <w:rFonts w:ascii="Times New Roman" w:hAnsi="Times New Roman" w:cs="Times New Roman"/>
                <w:sz w:val="24"/>
                <w:szCs w:val="24"/>
                <w:lang w:eastAsia="zh-CN"/>
              </w:rPr>
              <w:t>大型企业决策周期长，对租金、交付标准和定制条件要求较高。</w:t>
            </w:r>
            <w:r>
              <w:rPr>
                <w:rFonts w:ascii="Times New Roman" w:hAnsi="Times New Roman" w:cs="Times New Roman"/>
                <w:sz w:val="24"/>
                <w:szCs w:val="24"/>
                <w:lang w:eastAsia="zh-CN"/>
              </w:rPr>
              <w:br/>
              <w:t>3</w:t>
            </w:r>
            <w:r>
              <w:rPr>
                <w:rFonts w:ascii="Times New Roman" w:hAnsi="Times New Roman" w:cs="Times New Roman"/>
                <w:sz w:val="24"/>
                <w:szCs w:val="24"/>
                <w:lang w:eastAsia="zh-CN"/>
              </w:rPr>
              <w:t>.</w:t>
            </w:r>
            <w:r>
              <w:rPr>
                <w:rFonts w:ascii="Times New Roman" w:hAnsi="Times New Roman" w:cs="Times New Roman"/>
                <w:sz w:val="24"/>
                <w:szCs w:val="24"/>
                <w:lang w:eastAsia="zh-CN"/>
              </w:rPr>
              <w:t>过度定制可能增加前期投入，并降低物业后续通用性。</w:t>
            </w:r>
          </w:p>
        </w:tc>
      </w:tr>
      <w:tr w:rsidR="002A2725">
        <w:trPr>
          <w:cantSplit/>
          <w:jc w:val="center"/>
        </w:trPr>
        <w:tc>
          <w:tcPr>
            <w:tcW w:w="1444"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机会</w:t>
            </w:r>
          </w:p>
        </w:tc>
        <w:tc>
          <w:tcPr>
            <w:tcW w:w="7962" w:type="dxa"/>
            <w:tcMar>
              <w:top w:w="70" w:type="dxa"/>
              <w:left w:w="80" w:type="dxa"/>
              <w:bottom w:w="70" w:type="dxa"/>
              <w:right w:w="80" w:type="dxa"/>
            </w:tcMar>
            <w:vAlign w:val="center"/>
          </w:tcPr>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w:t>
            </w:r>
            <w:r>
              <w:rPr>
                <w:rFonts w:ascii="Times New Roman" w:hAnsi="Times New Roman" w:cs="Times New Roman"/>
                <w:sz w:val="24"/>
                <w:szCs w:val="24"/>
                <w:lang w:eastAsia="zh-CN"/>
              </w:rPr>
              <w:t>.</w:t>
            </w:r>
            <w:r>
              <w:rPr>
                <w:rFonts w:ascii="Times New Roman" w:hAnsi="Times New Roman" w:cs="Times New Roman"/>
                <w:sz w:val="24"/>
                <w:szCs w:val="24"/>
                <w:lang w:eastAsia="zh-CN"/>
              </w:rPr>
              <w:t>云城科创</w:t>
            </w:r>
            <w:r>
              <w:rPr>
                <w:rFonts w:ascii="Times New Roman" w:hAnsi="Times New Roman" w:cs="Times New Roman"/>
                <w:sz w:val="24"/>
                <w:szCs w:val="24"/>
                <w:lang w:eastAsia="zh-CN"/>
              </w:rPr>
              <w:t>CBD</w:t>
            </w:r>
            <w:r>
              <w:rPr>
                <w:rFonts w:ascii="Times New Roman" w:hAnsi="Times New Roman" w:cs="Times New Roman"/>
                <w:sz w:val="24"/>
                <w:szCs w:val="24"/>
                <w:lang w:eastAsia="zh-CN"/>
              </w:rPr>
              <w:t>、总部经济和科技创新资源持续集聚，具备产业导入外部基础。</w:t>
            </w:r>
            <w:r>
              <w:rPr>
                <w:rFonts w:ascii="Times New Roman" w:hAnsi="Times New Roman" w:cs="Times New Roman"/>
                <w:sz w:val="24"/>
                <w:szCs w:val="24"/>
                <w:lang w:eastAsia="zh-CN"/>
              </w:rPr>
              <w:br/>
              <w:t>2</w:t>
            </w:r>
            <w:r>
              <w:rPr>
                <w:rFonts w:ascii="Times New Roman" w:hAnsi="Times New Roman" w:cs="Times New Roman"/>
                <w:sz w:val="24"/>
                <w:szCs w:val="24"/>
                <w:lang w:eastAsia="zh-CN"/>
              </w:rPr>
              <w:t>.</w:t>
            </w:r>
            <w:r>
              <w:rPr>
                <w:rFonts w:ascii="Times New Roman" w:hAnsi="Times New Roman" w:cs="Times New Roman"/>
                <w:sz w:val="24"/>
                <w:szCs w:val="24"/>
                <w:lang w:eastAsia="zh-CN"/>
              </w:rPr>
              <w:t>交通科技、新能源、人工智能等方向与集团产业链存在协同空间。</w:t>
            </w:r>
            <w:r>
              <w:rPr>
                <w:rFonts w:ascii="Times New Roman" w:hAnsi="Times New Roman" w:cs="Times New Roman"/>
                <w:sz w:val="24"/>
                <w:szCs w:val="24"/>
                <w:lang w:eastAsia="zh-CN"/>
              </w:rPr>
              <w:br/>
              <w:t>3</w:t>
            </w:r>
            <w:r>
              <w:rPr>
                <w:rFonts w:ascii="Times New Roman" w:hAnsi="Times New Roman" w:cs="Times New Roman"/>
                <w:sz w:val="24"/>
                <w:szCs w:val="24"/>
                <w:lang w:eastAsia="zh-CN"/>
              </w:rPr>
              <w:t>.</w:t>
            </w:r>
            <w:r>
              <w:rPr>
                <w:rFonts w:ascii="Times New Roman" w:hAnsi="Times New Roman" w:cs="Times New Roman"/>
                <w:sz w:val="24"/>
                <w:szCs w:val="24"/>
                <w:lang w:eastAsia="zh-CN"/>
              </w:rPr>
              <w:t>企业真实需求可反向优化产品设计</w:t>
            </w:r>
            <w:r>
              <w:rPr>
                <w:rFonts w:ascii="Times New Roman" w:hAnsi="Times New Roman" w:cs="Times New Roman"/>
                <w:sz w:val="24"/>
                <w:szCs w:val="24"/>
                <w:lang w:eastAsia="zh-CN"/>
              </w:rPr>
              <w:t>，提高园区专业化和差异化程度。</w:t>
            </w:r>
          </w:p>
        </w:tc>
      </w:tr>
      <w:tr w:rsidR="002A2725">
        <w:trPr>
          <w:cantSplit/>
          <w:jc w:val="center"/>
        </w:trPr>
        <w:tc>
          <w:tcPr>
            <w:tcW w:w="1444"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风险</w:t>
            </w:r>
          </w:p>
        </w:tc>
        <w:tc>
          <w:tcPr>
            <w:tcW w:w="7962" w:type="dxa"/>
            <w:tcMar>
              <w:top w:w="70" w:type="dxa"/>
              <w:left w:w="80" w:type="dxa"/>
              <w:bottom w:w="70" w:type="dxa"/>
              <w:right w:w="80" w:type="dxa"/>
            </w:tcMar>
            <w:vAlign w:val="center"/>
          </w:tcPr>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w:t>
            </w:r>
            <w:r>
              <w:rPr>
                <w:rFonts w:ascii="Times New Roman" w:hAnsi="Times New Roman" w:cs="Times New Roman"/>
                <w:sz w:val="24"/>
                <w:szCs w:val="24"/>
                <w:lang w:eastAsia="zh-CN"/>
              </w:rPr>
              <w:t>.</w:t>
            </w:r>
            <w:r>
              <w:rPr>
                <w:rFonts w:ascii="Times New Roman" w:hAnsi="Times New Roman" w:cs="Times New Roman"/>
                <w:sz w:val="24"/>
                <w:szCs w:val="24"/>
                <w:lang w:eastAsia="zh-CN"/>
              </w:rPr>
              <w:t>周边产业园区和商办供应持续增加，租金竞争和客户分流压力较大。</w:t>
            </w:r>
            <w:r>
              <w:rPr>
                <w:rFonts w:ascii="Times New Roman" w:hAnsi="Times New Roman" w:cs="Times New Roman"/>
                <w:sz w:val="24"/>
                <w:szCs w:val="24"/>
                <w:lang w:eastAsia="zh-CN"/>
              </w:rPr>
              <w:br/>
              <w:t>2</w:t>
            </w:r>
            <w:r>
              <w:rPr>
                <w:rFonts w:ascii="Times New Roman" w:hAnsi="Times New Roman" w:cs="Times New Roman"/>
                <w:sz w:val="24"/>
                <w:szCs w:val="24"/>
                <w:lang w:eastAsia="zh-CN"/>
              </w:rPr>
              <w:t>.</w:t>
            </w:r>
            <w:r>
              <w:rPr>
                <w:rFonts w:ascii="Times New Roman" w:hAnsi="Times New Roman" w:cs="Times New Roman"/>
                <w:sz w:val="24"/>
                <w:szCs w:val="24"/>
                <w:lang w:eastAsia="zh-CN"/>
              </w:rPr>
              <w:t>部分头部企业具备自行拿地建设能力，核心客户获取存在不确定性。</w:t>
            </w:r>
            <w:r>
              <w:rPr>
                <w:rFonts w:ascii="Times New Roman" w:hAnsi="Times New Roman" w:cs="Times New Roman"/>
                <w:sz w:val="24"/>
                <w:szCs w:val="24"/>
                <w:lang w:eastAsia="zh-CN"/>
              </w:rPr>
              <w:br/>
              <w:t>3</w:t>
            </w:r>
            <w:r>
              <w:rPr>
                <w:rFonts w:ascii="Times New Roman" w:hAnsi="Times New Roman" w:cs="Times New Roman"/>
                <w:sz w:val="24"/>
                <w:szCs w:val="24"/>
                <w:lang w:eastAsia="zh-CN"/>
              </w:rPr>
              <w:t>.</w:t>
            </w:r>
            <w:r>
              <w:rPr>
                <w:rFonts w:ascii="Times New Roman" w:hAnsi="Times New Roman" w:cs="Times New Roman"/>
                <w:sz w:val="24"/>
                <w:szCs w:val="24"/>
                <w:lang w:eastAsia="zh-CN"/>
              </w:rPr>
              <w:t>客户过度集中时，后续退租或经营变化会放大园区经营波动。</w:t>
            </w:r>
          </w:p>
        </w:tc>
      </w:tr>
    </w:tbl>
    <w:p w:rsidR="002A2725" w:rsidRDefault="00763A73" w:rsidP="00537350">
      <w:pPr>
        <w:pStyle w:val="21"/>
        <w:ind w:firstLine="643"/>
        <w:jc w:val="both"/>
        <w:rPr>
          <w:color w:val="auto"/>
          <w:lang w:eastAsia="zh-CN"/>
        </w:rPr>
      </w:pPr>
      <w:bookmarkStart w:id="12" w:name="_Toc31311"/>
      <w:r>
        <w:rPr>
          <w:color w:val="auto"/>
          <w:lang w:eastAsia="zh-CN"/>
        </w:rPr>
        <w:t>（三）方案三：产业园区租售结合开发</w:t>
      </w:r>
      <w:bookmarkEnd w:id="12"/>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szCs w:val="32"/>
          <w:lang w:eastAsia="zh-CN"/>
        </w:rPr>
        <w:t>1</w:t>
      </w:r>
      <w:r>
        <w:rPr>
          <w:rFonts w:ascii="Times New Roman" w:hAnsi="Times New Roman" w:cs="Times New Roman" w:hint="eastAsia"/>
          <w:b/>
          <w:szCs w:val="32"/>
          <w:lang w:eastAsia="zh-CN"/>
        </w:rPr>
        <w:t>.</w:t>
      </w:r>
      <w:r>
        <w:rPr>
          <w:rFonts w:ascii="Times New Roman" w:hAnsi="Times New Roman" w:cs="Times New Roman"/>
          <w:b/>
          <w:szCs w:val="32"/>
          <w:lang w:eastAsia="zh-CN"/>
        </w:rPr>
        <w:t>总体思路</w:t>
      </w:r>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按照市场化产业园区整体开发，在正式供地条件允许的前提下，研究</w:t>
      </w:r>
      <w:r>
        <w:rPr>
          <w:rFonts w:ascii="Times New Roman" w:hAnsi="Times New Roman" w:cs="Times New Roman"/>
          <w:szCs w:val="32"/>
          <w:lang w:eastAsia="zh-CN"/>
        </w:rPr>
        <w:t>“60%</w:t>
      </w:r>
      <w:r>
        <w:rPr>
          <w:rFonts w:ascii="Times New Roman" w:hAnsi="Times New Roman" w:cs="Times New Roman"/>
          <w:szCs w:val="32"/>
          <w:lang w:eastAsia="zh-CN"/>
        </w:rPr>
        <w:t>自持运营</w:t>
      </w:r>
      <w:r>
        <w:rPr>
          <w:rFonts w:ascii="Times New Roman" w:hAnsi="Times New Roman" w:cs="Times New Roman"/>
          <w:szCs w:val="32"/>
          <w:lang w:eastAsia="zh-CN"/>
        </w:rPr>
        <w:t>+40%</w:t>
      </w:r>
      <w:r>
        <w:rPr>
          <w:rFonts w:ascii="Times New Roman" w:hAnsi="Times New Roman" w:cs="Times New Roman"/>
          <w:szCs w:val="32"/>
          <w:lang w:eastAsia="zh-CN"/>
        </w:rPr>
        <w:t>出售</w:t>
      </w:r>
      <w:r>
        <w:rPr>
          <w:rFonts w:ascii="Times New Roman" w:hAnsi="Times New Roman" w:cs="Times New Roman"/>
          <w:szCs w:val="32"/>
          <w:lang w:eastAsia="zh-CN"/>
        </w:rPr>
        <w:t>”</w:t>
      </w:r>
      <w:r>
        <w:rPr>
          <w:rFonts w:ascii="Times New Roman" w:hAnsi="Times New Roman" w:cs="Times New Roman"/>
          <w:szCs w:val="32"/>
          <w:lang w:eastAsia="zh-CN"/>
        </w:rPr>
        <w:t>的资金平衡</w:t>
      </w:r>
      <w:r>
        <w:rPr>
          <w:rFonts w:ascii="Times New Roman" w:hAnsi="Times New Roman" w:cs="Times New Roman"/>
          <w:szCs w:val="32"/>
          <w:lang w:eastAsia="zh-CN"/>
        </w:rPr>
        <w:t>模式</w:t>
      </w:r>
      <w:r>
        <w:rPr>
          <w:rFonts w:ascii="Times New Roman" w:hAnsi="Times New Roman" w:cs="Times New Roman"/>
          <w:szCs w:val="32"/>
          <w:lang w:eastAsia="zh-CN"/>
        </w:rPr>
        <w:t>。空间上仍采用</w:t>
      </w:r>
      <w:r>
        <w:rPr>
          <w:rFonts w:ascii="Times New Roman" w:hAnsi="Times New Roman" w:cs="Times New Roman"/>
          <w:szCs w:val="32"/>
          <w:lang w:eastAsia="zh-CN"/>
        </w:rPr>
        <w:t>“</w:t>
      </w:r>
      <w:r>
        <w:rPr>
          <w:rFonts w:ascii="Times New Roman" w:hAnsi="Times New Roman" w:cs="Times New Roman"/>
          <w:szCs w:val="32"/>
          <w:lang w:eastAsia="zh-CN"/>
        </w:rPr>
        <w:t>两栋主体建筑</w:t>
      </w:r>
      <w:r>
        <w:rPr>
          <w:rFonts w:ascii="Times New Roman" w:hAnsi="Times New Roman" w:cs="Times New Roman"/>
          <w:szCs w:val="32"/>
          <w:lang w:eastAsia="zh-CN"/>
        </w:rPr>
        <w:t>+</w:t>
      </w:r>
      <w:r>
        <w:rPr>
          <w:rFonts w:ascii="Times New Roman" w:hAnsi="Times New Roman" w:cs="Times New Roman"/>
          <w:szCs w:val="32"/>
          <w:lang w:eastAsia="zh-CN"/>
        </w:rPr>
        <w:t>东侧弹性空间</w:t>
      </w:r>
      <w:r>
        <w:rPr>
          <w:rFonts w:ascii="Times New Roman" w:hAnsi="Times New Roman" w:cs="Times New Roman"/>
          <w:szCs w:val="32"/>
          <w:lang w:eastAsia="zh-CN"/>
        </w:rPr>
        <w:t>”</w:t>
      </w:r>
      <w:r>
        <w:rPr>
          <w:rFonts w:ascii="Times New Roman" w:hAnsi="Times New Roman" w:cs="Times New Roman"/>
          <w:szCs w:val="32"/>
          <w:lang w:eastAsia="zh-CN"/>
        </w:rPr>
        <w:t>，可售部分优先按整栋、整层或较大面积组织，尽量避免碎片化产权；东侧弹性空间原则上</w:t>
      </w:r>
      <w:r>
        <w:rPr>
          <w:rFonts w:ascii="Times New Roman" w:hAnsi="Times New Roman" w:cs="Times New Roman"/>
          <w:szCs w:val="32"/>
          <w:lang w:eastAsia="zh-CN"/>
        </w:rPr>
        <w:t>由</w:t>
      </w:r>
      <w:r>
        <w:rPr>
          <w:rFonts w:ascii="Times New Roman" w:hAnsi="Times New Roman" w:cs="Times New Roman"/>
          <w:szCs w:val="32"/>
          <w:lang w:eastAsia="zh-CN"/>
        </w:rPr>
        <w:t>项目公司</w:t>
      </w:r>
      <w:r>
        <w:rPr>
          <w:rFonts w:ascii="Times New Roman" w:hAnsi="Times New Roman" w:cs="Times New Roman"/>
          <w:szCs w:val="32"/>
          <w:lang w:eastAsia="zh-CN"/>
        </w:rPr>
        <w:t>统一管理</w:t>
      </w:r>
      <w:r>
        <w:rPr>
          <w:rFonts w:ascii="Times New Roman" w:hAnsi="Times New Roman" w:cs="Times New Roman"/>
          <w:szCs w:val="32"/>
          <w:lang w:eastAsia="zh-CN"/>
        </w:rPr>
        <w:t>，以保障园区公共场景和产业形象的</w:t>
      </w:r>
      <w:r>
        <w:rPr>
          <w:rFonts w:ascii="Times New Roman" w:hAnsi="Times New Roman" w:cs="Times New Roman"/>
          <w:szCs w:val="32"/>
          <w:lang w:eastAsia="zh-CN"/>
        </w:rPr>
        <w:t>完整性</w:t>
      </w:r>
      <w:r>
        <w:rPr>
          <w:rFonts w:ascii="Times New Roman" w:hAnsi="Times New Roman" w:cs="Times New Roman"/>
          <w:szCs w:val="32"/>
          <w:lang w:eastAsia="zh-CN"/>
        </w:rPr>
        <w:t>。</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szCs w:val="32"/>
          <w:lang w:eastAsia="zh-CN"/>
        </w:rPr>
        <w:t>2</w:t>
      </w:r>
      <w:r>
        <w:rPr>
          <w:rFonts w:ascii="Times New Roman" w:hAnsi="Times New Roman" w:cs="Times New Roman" w:hint="eastAsia"/>
          <w:b/>
          <w:szCs w:val="32"/>
          <w:lang w:eastAsia="zh-CN"/>
        </w:rPr>
        <w:t>.</w:t>
      </w:r>
      <w:r>
        <w:rPr>
          <w:rFonts w:ascii="Times New Roman" w:hAnsi="Times New Roman" w:cs="Times New Roman"/>
          <w:b/>
          <w:szCs w:val="32"/>
          <w:lang w:eastAsia="zh-CN"/>
        </w:rPr>
        <w:t>运营模式</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自持部分：</w:t>
      </w:r>
      <w:r>
        <w:rPr>
          <w:rFonts w:ascii="Times New Roman" w:hAnsi="Times New Roman" w:cs="Times New Roman"/>
          <w:szCs w:val="32"/>
          <w:lang w:eastAsia="zh-CN"/>
        </w:rPr>
        <w:t>按计容面积约</w:t>
      </w:r>
      <w:r>
        <w:rPr>
          <w:rFonts w:ascii="Times New Roman" w:hAnsi="Times New Roman" w:cs="Times New Roman"/>
          <w:szCs w:val="32"/>
          <w:lang w:eastAsia="zh-CN"/>
        </w:rPr>
        <w:t>60%</w:t>
      </w:r>
      <w:r>
        <w:rPr>
          <w:rFonts w:ascii="Times New Roman" w:hAnsi="Times New Roman" w:cs="Times New Roman"/>
          <w:szCs w:val="32"/>
          <w:lang w:eastAsia="zh-CN"/>
        </w:rPr>
        <w:t>、约</w:t>
      </w:r>
      <w:r>
        <w:rPr>
          <w:rFonts w:ascii="Times New Roman" w:hAnsi="Times New Roman" w:cs="Times New Roman"/>
          <w:szCs w:val="32"/>
          <w:lang w:eastAsia="zh-CN"/>
        </w:rPr>
        <w:t>2.63</w:t>
      </w:r>
      <w:r>
        <w:rPr>
          <w:rFonts w:ascii="Times New Roman" w:hAnsi="Times New Roman" w:cs="Times New Roman"/>
          <w:szCs w:val="32"/>
          <w:lang w:eastAsia="zh-CN"/>
        </w:rPr>
        <w:t>万平方米情景研究，由项目公司长期统一招商运营，重点导入交通科技、总部办公和研发类客户。</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可售部分：</w:t>
      </w:r>
      <w:r>
        <w:rPr>
          <w:rFonts w:ascii="Times New Roman" w:hAnsi="Times New Roman" w:cs="Times New Roman"/>
          <w:szCs w:val="32"/>
          <w:lang w:eastAsia="zh-CN"/>
        </w:rPr>
        <w:t>按计容面积约</w:t>
      </w:r>
      <w:r>
        <w:rPr>
          <w:rFonts w:ascii="Times New Roman" w:hAnsi="Times New Roman" w:cs="Times New Roman"/>
          <w:szCs w:val="32"/>
          <w:lang w:eastAsia="zh-CN"/>
        </w:rPr>
        <w:t>40%</w:t>
      </w:r>
      <w:r>
        <w:rPr>
          <w:rFonts w:ascii="Times New Roman" w:hAnsi="Times New Roman" w:cs="Times New Roman"/>
          <w:szCs w:val="32"/>
          <w:lang w:eastAsia="zh-CN"/>
        </w:rPr>
        <w:t>、约</w:t>
      </w:r>
      <w:r>
        <w:rPr>
          <w:rFonts w:ascii="Times New Roman" w:hAnsi="Times New Roman" w:cs="Times New Roman"/>
          <w:szCs w:val="32"/>
          <w:lang w:eastAsia="zh-CN"/>
        </w:rPr>
        <w:t>1.75</w:t>
      </w:r>
      <w:r>
        <w:rPr>
          <w:rFonts w:ascii="Times New Roman" w:hAnsi="Times New Roman" w:cs="Times New Roman"/>
          <w:szCs w:val="32"/>
          <w:lang w:eastAsia="zh-CN"/>
        </w:rPr>
        <w:t>万平方米情景研究，</w:t>
      </w:r>
      <w:r>
        <w:rPr>
          <w:rFonts w:ascii="Times New Roman" w:hAnsi="Times New Roman" w:cs="Times New Roman"/>
          <w:szCs w:val="32"/>
          <w:lang w:eastAsia="zh-CN"/>
        </w:rPr>
        <w:lastRenderedPageBreak/>
        <w:t>优先面向具有总部办公或长期自用需求的企业，采取整栋、整层或较大单元销售。出售主要用于改善项目现金流，不以房地产销售作为项目主导目标。</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园区管控：</w:t>
      </w:r>
      <w:r>
        <w:rPr>
          <w:rFonts w:ascii="Times New Roman" w:hAnsi="Times New Roman" w:cs="Times New Roman"/>
          <w:szCs w:val="32"/>
          <w:lang w:eastAsia="zh-CN"/>
        </w:rPr>
        <w:t>可售物业在产权出售后不再具备与自持物业相同的招商控制力，需在供地、销售合同及园区管理规则中研究设置产业准入、</w:t>
      </w:r>
      <w:r>
        <w:rPr>
          <w:rFonts w:ascii="Times New Roman" w:hAnsi="Times New Roman" w:cs="Times New Roman"/>
          <w:szCs w:val="32"/>
          <w:lang w:eastAsia="zh-CN"/>
        </w:rPr>
        <w:t>用途限制、转租管理、二房东约束、物业及品牌形象等限制条件</w:t>
      </w:r>
      <w:r>
        <w:rPr>
          <w:rFonts w:ascii="Times New Roman" w:hAnsi="Times New Roman" w:cs="Times New Roman"/>
          <w:szCs w:val="32"/>
          <w:lang w:eastAsia="zh-CN"/>
        </w:rPr>
        <w:t>。</w:t>
      </w:r>
    </w:p>
    <w:p w:rsidR="002A2725" w:rsidRDefault="00763A73">
      <w:pPr>
        <w:widowControl w:val="0"/>
        <w:spacing w:after="0" w:line="600" w:lineRule="exact"/>
        <w:ind w:firstLineChars="200" w:firstLine="643"/>
        <w:jc w:val="both"/>
        <w:rPr>
          <w:rFonts w:ascii="Times New Roman" w:hAnsi="Times New Roman" w:cs="Times New Roman"/>
          <w:szCs w:val="32"/>
          <w:highlight w:val="yellow"/>
          <w:lang w:eastAsia="zh-CN"/>
        </w:rPr>
      </w:pPr>
      <w:r>
        <w:rPr>
          <w:rFonts w:ascii="Times New Roman" w:hAnsi="Times New Roman" w:cs="Times New Roman"/>
          <w:b/>
          <w:szCs w:val="32"/>
          <w:lang w:eastAsia="zh-CN"/>
        </w:rPr>
        <w:t>3</w:t>
      </w:r>
      <w:r>
        <w:rPr>
          <w:rFonts w:ascii="Times New Roman" w:hAnsi="Times New Roman" w:cs="Times New Roman" w:hint="eastAsia"/>
          <w:b/>
          <w:szCs w:val="32"/>
          <w:lang w:eastAsia="zh-CN"/>
        </w:rPr>
        <w:t>.</w:t>
      </w:r>
      <w:r>
        <w:rPr>
          <w:rFonts w:ascii="Times New Roman" w:hAnsi="Times New Roman" w:cs="Times New Roman" w:hint="eastAsia"/>
          <w:b/>
          <w:szCs w:val="32"/>
          <w:lang w:eastAsia="zh-CN"/>
        </w:rPr>
        <w:t>参考案例：浙大总部经济园</w:t>
      </w:r>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浙大总部经济园距火车西站直线距离约</w:t>
      </w:r>
      <w:r>
        <w:rPr>
          <w:rFonts w:ascii="Times New Roman" w:hAnsi="Times New Roman" w:cs="Times New Roman"/>
          <w:szCs w:val="32"/>
          <w:lang w:eastAsia="zh-CN"/>
        </w:rPr>
        <w:t>1.4</w:t>
      </w:r>
      <w:r>
        <w:rPr>
          <w:rFonts w:ascii="Times New Roman" w:hAnsi="Times New Roman" w:cs="Times New Roman"/>
          <w:szCs w:val="32"/>
          <w:lang w:eastAsia="zh-CN"/>
        </w:rPr>
        <w:t>公里，一期、二期分别于</w:t>
      </w:r>
      <w:r>
        <w:rPr>
          <w:rFonts w:ascii="Times New Roman" w:hAnsi="Times New Roman" w:cs="Times New Roman"/>
          <w:szCs w:val="32"/>
          <w:lang w:eastAsia="zh-CN"/>
        </w:rPr>
        <w:t>2021</w:t>
      </w:r>
      <w:r>
        <w:rPr>
          <w:rFonts w:ascii="Times New Roman" w:hAnsi="Times New Roman" w:cs="Times New Roman"/>
          <w:szCs w:val="32"/>
          <w:lang w:eastAsia="zh-CN"/>
        </w:rPr>
        <w:t>年、</w:t>
      </w:r>
      <w:r>
        <w:rPr>
          <w:rFonts w:ascii="Times New Roman" w:hAnsi="Times New Roman" w:cs="Times New Roman"/>
          <w:szCs w:val="32"/>
          <w:lang w:eastAsia="zh-CN"/>
        </w:rPr>
        <w:t>2024</w:t>
      </w:r>
      <w:r>
        <w:rPr>
          <w:rFonts w:ascii="Times New Roman" w:hAnsi="Times New Roman" w:cs="Times New Roman"/>
          <w:szCs w:val="32"/>
          <w:lang w:eastAsia="zh-CN"/>
        </w:rPr>
        <w:t>年建成投用，已形成总部办公、研发载体和独栋办公等多类型产品，并存在整栋、整层及大面积产业客户购置案例，通策医疗曾一次性购置约</w:t>
      </w:r>
      <w:r>
        <w:rPr>
          <w:rFonts w:ascii="Times New Roman" w:hAnsi="Times New Roman" w:cs="Times New Roman"/>
          <w:szCs w:val="32"/>
          <w:lang w:eastAsia="zh-CN"/>
        </w:rPr>
        <w:t>4.08</w:t>
      </w:r>
      <w:r>
        <w:rPr>
          <w:rFonts w:ascii="Times New Roman" w:hAnsi="Times New Roman" w:cs="Times New Roman"/>
          <w:szCs w:val="32"/>
          <w:lang w:eastAsia="zh-CN"/>
        </w:rPr>
        <w:t>万平方米物业。其租售并行及大单元承接模式，可为本方案的自持与出售划分、目标客户组织及销售单元控制提供近场参考。</w:t>
      </w:r>
    </w:p>
    <w:p w:rsidR="002A2725" w:rsidRDefault="00763A73">
      <w:pPr>
        <w:widowControl w:val="0"/>
        <w:spacing w:after="0" w:line="600" w:lineRule="exact"/>
        <w:ind w:firstLineChars="200" w:firstLine="643"/>
        <w:jc w:val="both"/>
        <w:rPr>
          <w:rFonts w:ascii="Times New Roman" w:hAnsi="Times New Roman" w:cs="Times New Roman"/>
          <w:szCs w:val="32"/>
          <w:highlight w:val="yellow"/>
        </w:rPr>
      </w:pPr>
      <w:r>
        <w:rPr>
          <w:rFonts w:ascii="Times New Roman" w:hAnsi="Times New Roman" w:cs="Times New Roman"/>
          <w:b/>
          <w:szCs w:val="32"/>
        </w:rPr>
        <w:t>4</w:t>
      </w:r>
      <w:r>
        <w:rPr>
          <w:rFonts w:ascii="Times New Roman" w:hAnsi="Times New Roman" w:cs="Times New Roman" w:hint="eastAsia"/>
          <w:b/>
          <w:szCs w:val="32"/>
          <w:lang w:eastAsia="zh-CN"/>
        </w:rPr>
        <w:t>.</w:t>
      </w:r>
      <w:r>
        <w:rPr>
          <w:rFonts w:ascii="Times New Roman" w:hAnsi="Times New Roman" w:cs="Times New Roman"/>
          <w:b/>
          <w:szCs w:val="32"/>
        </w:rPr>
        <w:t>SWOT</w:t>
      </w:r>
      <w:r>
        <w:rPr>
          <w:rFonts w:ascii="Times New Roman" w:hAnsi="Times New Roman" w:cs="Times New Roman"/>
          <w:b/>
          <w:szCs w:val="32"/>
        </w:rPr>
        <w:t>分析</w:t>
      </w:r>
    </w:p>
    <w:tbl>
      <w:tblPr>
        <w:tblStyle w:val="af"/>
        <w:tblW w:w="0" w:type="auto"/>
        <w:jc w:val="center"/>
        <w:tblLayout w:type="fixed"/>
        <w:tblLook w:val="04A0"/>
      </w:tblPr>
      <w:tblGrid>
        <w:gridCol w:w="1361"/>
        <w:gridCol w:w="8045"/>
      </w:tblGrid>
      <w:tr w:rsidR="002A2725">
        <w:trPr>
          <w:cantSplit/>
          <w:tblHeader/>
          <w:jc w:val="center"/>
        </w:trPr>
        <w:tc>
          <w:tcPr>
            <w:tcW w:w="1361"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bCs/>
                <w:sz w:val="24"/>
                <w:szCs w:val="24"/>
              </w:rPr>
              <w:t>类别</w:t>
            </w:r>
          </w:p>
        </w:tc>
        <w:tc>
          <w:tcPr>
            <w:tcW w:w="8045"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bCs/>
                <w:sz w:val="24"/>
                <w:szCs w:val="24"/>
              </w:rPr>
              <w:t>主要判断</w:t>
            </w:r>
          </w:p>
        </w:tc>
      </w:tr>
      <w:tr w:rsidR="002A2725">
        <w:trPr>
          <w:cantSplit/>
          <w:jc w:val="center"/>
        </w:trPr>
        <w:tc>
          <w:tcPr>
            <w:tcW w:w="136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优势</w:t>
            </w:r>
          </w:p>
        </w:tc>
        <w:tc>
          <w:tcPr>
            <w:tcW w:w="8045" w:type="dxa"/>
            <w:tcMar>
              <w:top w:w="70" w:type="dxa"/>
              <w:left w:w="80" w:type="dxa"/>
              <w:bottom w:w="70" w:type="dxa"/>
              <w:right w:w="80" w:type="dxa"/>
            </w:tcMar>
            <w:vAlign w:val="center"/>
          </w:tcPr>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w:t>
            </w:r>
            <w:r>
              <w:rPr>
                <w:rFonts w:ascii="Times New Roman" w:hAnsi="Times New Roman" w:cs="Times New Roman"/>
                <w:sz w:val="24"/>
                <w:szCs w:val="24"/>
                <w:lang w:eastAsia="zh-CN"/>
              </w:rPr>
              <w:t>.</w:t>
            </w:r>
            <w:r>
              <w:rPr>
                <w:rFonts w:ascii="Times New Roman" w:hAnsi="Times New Roman" w:cs="Times New Roman"/>
                <w:sz w:val="24"/>
                <w:szCs w:val="24"/>
                <w:lang w:eastAsia="zh-CN"/>
              </w:rPr>
              <w:t>销售回款可直接改善项目现金流，降低长期资金占用和融资压力。</w:t>
            </w:r>
            <w:r>
              <w:rPr>
                <w:rFonts w:ascii="Times New Roman" w:hAnsi="Times New Roman" w:cs="Times New Roman"/>
                <w:sz w:val="24"/>
                <w:szCs w:val="24"/>
                <w:lang w:eastAsia="zh-CN"/>
              </w:rPr>
              <w:br/>
              <w:t>2</w:t>
            </w:r>
            <w:r>
              <w:rPr>
                <w:rFonts w:ascii="Times New Roman" w:hAnsi="Times New Roman" w:cs="Times New Roman"/>
                <w:sz w:val="24"/>
                <w:szCs w:val="24"/>
                <w:lang w:eastAsia="zh-CN"/>
              </w:rPr>
              <w:t>.</w:t>
            </w:r>
            <w:r>
              <w:rPr>
                <w:rFonts w:ascii="Times New Roman" w:hAnsi="Times New Roman" w:cs="Times New Roman"/>
                <w:sz w:val="24"/>
                <w:szCs w:val="24"/>
                <w:lang w:eastAsia="zh-CN"/>
              </w:rPr>
              <w:t>可售</w:t>
            </w:r>
            <w:r>
              <w:rPr>
                <w:rFonts w:ascii="Times New Roman" w:hAnsi="Times New Roman" w:cs="Times New Roman"/>
                <w:sz w:val="24"/>
                <w:szCs w:val="24"/>
                <w:lang w:eastAsia="zh-CN"/>
              </w:rPr>
              <w:t>40%</w:t>
            </w:r>
            <w:r>
              <w:rPr>
                <w:rFonts w:ascii="Times New Roman" w:hAnsi="Times New Roman" w:cs="Times New Roman"/>
                <w:sz w:val="24"/>
                <w:szCs w:val="24"/>
                <w:lang w:eastAsia="zh-CN"/>
              </w:rPr>
              <w:t>后，自持招商面积相应减少，有利于降低项目公司长期去化压力。</w:t>
            </w:r>
            <w:r>
              <w:rPr>
                <w:rFonts w:ascii="Times New Roman" w:hAnsi="Times New Roman" w:cs="Times New Roman"/>
                <w:sz w:val="24"/>
                <w:szCs w:val="24"/>
                <w:lang w:eastAsia="zh-CN"/>
              </w:rPr>
              <w:br/>
              <w:t>3</w:t>
            </w:r>
            <w:r>
              <w:rPr>
                <w:rFonts w:ascii="Times New Roman" w:hAnsi="Times New Roman" w:cs="Times New Roman"/>
                <w:sz w:val="24"/>
                <w:szCs w:val="24"/>
                <w:lang w:eastAsia="zh-CN"/>
              </w:rPr>
              <w:t>.</w:t>
            </w:r>
            <w:r>
              <w:rPr>
                <w:rFonts w:ascii="Times New Roman" w:hAnsi="Times New Roman" w:cs="Times New Roman"/>
                <w:sz w:val="24"/>
                <w:szCs w:val="24"/>
                <w:lang w:eastAsia="zh-CN"/>
              </w:rPr>
              <w:t>整栋、整层或大单元销售可兼顾企业自用需求和园区整体管理。</w:t>
            </w:r>
          </w:p>
        </w:tc>
      </w:tr>
      <w:tr w:rsidR="002A2725">
        <w:trPr>
          <w:cantSplit/>
          <w:jc w:val="center"/>
        </w:trPr>
        <w:tc>
          <w:tcPr>
            <w:tcW w:w="136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lastRenderedPageBreak/>
              <w:t>劣势</w:t>
            </w:r>
          </w:p>
        </w:tc>
        <w:tc>
          <w:tcPr>
            <w:tcW w:w="8045" w:type="dxa"/>
            <w:tcMar>
              <w:top w:w="70" w:type="dxa"/>
              <w:left w:w="80" w:type="dxa"/>
              <w:bottom w:w="70" w:type="dxa"/>
              <w:right w:w="80" w:type="dxa"/>
            </w:tcMar>
            <w:vAlign w:val="center"/>
          </w:tcPr>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w:t>
            </w:r>
            <w:r>
              <w:rPr>
                <w:rFonts w:ascii="Times New Roman" w:hAnsi="Times New Roman" w:cs="Times New Roman"/>
                <w:sz w:val="24"/>
                <w:szCs w:val="24"/>
                <w:lang w:eastAsia="zh-CN"/>
              </w:rPr>
              <w:t>.</w:t>
            </w:r>
            <w:r>
              <w:rPr>
                <w:rFonts w:ascii="Times New Roman" w:hAnsi="Times New Roman" w:cs="Times New Roman"/>
                <w:sz w:val="24"/>
                <w:szCs w:val="24"/>
                <w:lang w:eastAsia="zh-CN"/>
              </w:rPr>
              <w:t>出售后形成多业主结构，物业管理、公共空间和机电协调复杂度上升。</w:t>
            </w:r>
            <w:r>
              <w:rPr>
                <w:rFonts w:ascii="Times New Roman" w:hAnsi="Times New Roman" w:cs="Times New Roman"/>
                <w:sz w:val="24"/>
                <w:szCs w:val="24"/>
                <w:lang w:eastAsia="zh-CN"/>
              </w:rPr>
              <w:br/>
              <w:t>2</w:t>
            </w:r>
            <w:r>
              <w:rPr>
                <w:rFonts w:ascii="Times New Roman" w:hAnsi="Times New Roman" w:cs="Times New Roman"/>
                <w:sz w:val="24"/>
                <w:szCs w:val="24"/>
                <w:lang w:eastAsia="zh-CN"/>
              </w:rPr>
              <w:t>.</w:t>
            </w:r>
            <w:r>
              <w:rPr>
                <w:rFonts w:ascii="Times New Roman" w:hAnsi="Times New Roman" w:cs="Times New Roman"/>
                <w:sz w:val="24"/>
                <w:szCs w:val="24"/>
                <w:lang w:eastAsia="zh-CN"/>
              </w:rPr>
              <w:t>产权独立、计量、车位及设备分割可能增加设计和建设投入。</w:t>
            </w:r>
            <w:r>
              <w:rPr>
                <w:rFonts w:ascii="Times New Roman" w:hAnsi="Times New Roman" w:cs="Times New Roman"/>
                <w:sz w:val="24"/>
                <w:szCs w:val="24"/>
                <w:lang w:eastAsia="zh-CN"/>
              </w:rPr>
              <w:br/>
              <w:t>3</w:t>
            </w:r>
            <w:r>
              <w:rPr>
                <w:rFonts w:ascii="Times New Roman" w:hAnsi="Times New Roman" w:cs="Times New Roman"/>
                <w:sz w:val="24"/>
                <w:szCs w:val="24"/>
                <w:lang w:eastAsia="zh-CN"/>
              </w:rPr>
              <w:t>.</w:t>
            </w:r>
            <w:r>
              <w:rPr>
                <w:rFonts w:ascii="Times New Roman" w:hAnsi="Times New Roman" w:cs="Times New Roman"/>
                <w:sz w:val="24"/>
                <w:szCs w:val="24"/>
                <w:lang w:eastAsia="zh-CN"/>
              </w:rPr>
              <w:t>项目公司对已售物业的招商、租金和客户更替控制力明显下降。</w:t>
            </w:r>
          </w:p>
        </w:tc>
      </w:tr>
      <w:tr w:rsidR="002A2725">
        <w:trPr>
          <w:cantSplit/>
          <w:jc w:val="center"/>
        </w:trPr>
        <w:tc>
          <w:tcPr>
            <w:tcW w:w="136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机会</w:t>
            </w:r>
          </w:p>
        </w:tc>
        <w:tc>
          <w:tcPr>
            <w:tcW w:w="8045" w:type="dxa"/>
            <w:tcMar>
              <w:top w:w="70" w:type="dxa"/>
              <w:left w:w="80" w:type="dxa"/>
              <w:bottom w:w="70" w:type="dxa"/>
              <w:right w:w="80" w:type="dxa"/>
            </w:tcMar>
            <w:vAlign w:val="center"/>
          </w:tcPr>
          <w:p w:rsidR="002A2725" w:rsidRDefault="00763A73">
            <w:pPr>
              <w:widowControl w:val="0"/>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w:t>
            </w:r>
            <w:r>
              <w:rPr>
                <w:rFonts w:ascii="Times New Roman" w:hAnsi="Times New Roman" w:cs="Times New Roman"/>
                <w:sz w:val="24"/>
                <w:szCs w:val="24"/>
                <w:lang w:eastAsia="zh-CN"/>
              </w:rPr>
              <w:t>.</w:t>
            </w:r>
            <w:r>
              <w:rPr>
                <w:rFonts w:ascii="Times New Roman" w:hAnsi="Times New Roman" w:cs="Times New Roman"/>
                <w:sz w:val="24"/>
                <w:szCs w:val="24"/>
                <w:lang w:eastAsia="zh-CN"/>
              </w:rPr>
              <w:t>部分总部型、长</w:t>
            </w:r>
            <w:bookmarkStart w:id="13" w:name="_GoBack"/>
            <w:bookmarkEnd w:id="13"/>
            <w:r>
              <w:rPr>
                <w:rFonts w:ascii="Times New Roman" w:hAnsi="Times New Roman" w:cs="Times New Roman"/>
                <w:sz w:val="24"/>
                <w:szCs w:val="24"/>
                <w:lang w:eastAsia="zh-CN"/>
              </w:rPr>
              <w:t>期自用型企业存在购置整栋、整层物业需求。</w:t>
            </w:r>
            <w:r>
              <w:rPr>
                <w:rFonts w:ascii="Times New Roman" w:hAnsi="Times New Roman" w:cs="Times New Roman"/>
                <w:sz w:val="24"/>
                <w:szCs w:val="24"/>
                <w:lang w:eastAsia="zh-CN"/>
              </w:rPr>
              <w:br/>
              <w:t>2</w:t>
            </w:r>
            <w:r>
              <w:rPr>
                <w:rFonts w:ascii="Times New Roman" w:hAnsi="Times New Roman" w:cs="Times New Roman"/>
                <w:sz w:val="24"/>
                <w:szCs w:val="24"/>
                <w:lang w:eastAsia="zh-CN"/>
              </w:rPr>
              <w:t>.</w:t>
            </w:r>
            <w:r>
              <w:rPr>
                <w:rFonts w:ascii="Times New Roman" w:hAnsi="Times New Roman" w:cs="Times New Roman"/>
                <w:sz w:val="24"/>
                <w:szCs w:val="24"/>
                <w:lang w:eastAsia="zh-CN"/>
              </w:rPr>
              <w:t>若产品和售价匹配，可在建设或交付阶段形成较大额回款。</w:t>
            </w:r>
            <w:r>
              <w:rPr>
                <w:rFonts w:ascii="Times New Roman" w:hAnsi="Times New Roman" w:cs="Times New Roman"/>
                <w:sz w:val="24"/>
                <w:szCs w:val="24"/>
                <w:lang w:eastAsia="zh-CN"/>
              </w:rPr>
              <w:br/>
              <w:t>3</w:t>
            </w:r>
            <w:r>
              <w:rPr>
                <w:rFonts w:ascii="Times New Roman" w:hAnsi="Times New Roman" w:cs="Times New Roman"/>
                <w:sz w:val="24"/>
                <w:szCs w:val="24"/>
                <w:lang w:eastAsia="zh-CN"/>
              </w:rPr>
              <w:t>.</w:t>
            </w:r>
            <w:r>
              <w:rPr>
                <w:rFonts w:ascii="Times New Roman" w:hAnsi="Times New Roman" w:cs="Times New Roman"/>
                <w:sz w:val="24"/>
                <w:szCs w:val="24"/>
                <w:lang w:eastAsia="zh-CN"/>
              </w:rPr>
              <w:t>自持与销售结合可提高企业合作方式的灵活性。</w:t>
            </w:r>
          </w:p>
        </w:tc>
      </w:tr>
      <w:tr w:rsidR="002A2725">
        <w:trPr>
          <w:cantSplit/>
          <w:jc w:val="center"/>
        </w:trPr>
        <w:tc>
          <w:tcPr>
            <w:tcW w:w="136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b/>
                <w:sz w:val="24"/>
                <w:szCs w:val="24"/>
              </w:rPr>
              <w:t>风险</w:t>
            </w:r>
          </w:p>
        </w:tc>
        <w:tc>
          <w:tcPr>
            <w:tcW w:w="8045" w:type="dxa"/>
            <w:tcMar>
              <w:top w:w="70" w:type="dxa"/>
              <w:left w:w="80" w:type="dxa"/>
              <w:bottom w:w="70" w:type="dxa"/>
              <w:right w:w="80" w:type="dxa"/>
            </w:tcMar>
            <w:vAlign w:val="center"/>
          </w:tcPr>
          <w:p w:rsidR="002A2725" w:rsidRDefault="00763A73">
            <w:pPr>
              <w:spacing w:after="0" w:line="240" w:lineRule="auto"/>
              <w:rPr>
                <w:rFonts w:cs="仿宋_GB2312"/>
                <w:sz w:val="24"/>
                <w:szCs w:val="24"/>
                <w:lang w:eastAsia="zh-CN"/>
              </w:rPr>
            </w:pPr>
            <w:r>
              <w:rPr>
                <w:rFonts w:cs="仿宋_GB2312" w:hint="eastAsia"/>
                <w:sz w:val="24"/>
                <w:szCs w:val="24"/>
                <w:lang w:eastAsia="zh-CN"/>
              </w:rPr>
              <w:t>1.</w:t>
            </w:r>
            <w:r>
              <w:rPr>
                <w:rFonts w:cs="仿宋_GB2312" w:hint="eastAsia"/>
                <w:sz w:val="24"/>
                <w:szCs w:val="24"/>
                <w:lang w:eastAsia="zh-CN"/>
              </w:rPr>
              <w:t>可售物业去化受市场环境、售价及企业购置需求影响，销售回款存在不确定性。</w:t>
            </w:r>
          </w:p>
          <w:p w:rsidR="002A2725" w:rsidRDefault="00763A73">
            <w:pPr>
              <w:spacing w:after="0" w:line="240" w:lineRule="auto"/>
              <w:rPr>
                <w:rFonts w:cs="仿宋_GB2312"/>
                <w:sz w:val="24"/>
                <w:szCs w:val="24"/>
                <w:lang w:eastAsia="zh-CN"/>
              </w:rPr>
            </w:pPr>
            <w:r>
              <w:rPr>
                <w:rFonts w:cs="仿宋_GB2312" w:hint="eastAsia"/>
                <w:sz w:val="24"/>
                <w:szCs w:val="24"/>
                <w:lang w:eastAsia="zh-CN"/>
              </w:rPr>
              <w:t>2.</w:t>
            </w:r>
            <w:r>
              <w:rPr>
                <w:rFonts w:cs="仿宋_GB2312" w:hint="eastAsia"/>
                <w:sz w:val="24"/>
                <w:szCs w:val="24"/>
                <w:lang w:eastAsia="zh-CN"/>
              </w:rPr>
              <w:t>产权出售后，项目公司对客户准入、转租及经营业态的控制能力下降，存在非目标产业导入及二房东转租风险。</w:t>
            </w:r>
          </w:p>
          <w:p w:rsidR="002A2725" w:rsidRDefault="00763A73">
            <w:pPr>
              <w:widowControl w:val="0"/>
              <w:spacing w:after="0" w:line="240" w:lineRule="auto"/>
              <w:rPr>
                <w:rFonts w:ascii="Times New Roman" w:hAnsi="Times New Roman" w:cs="Times New Roman"/>
                <w:sz w:val="24"/>
                <w:szCs w:val="24"/>
                <w:lang w:eastAsia="zh-CN"/>
              </w:rPr>
            </w:pPr>
            <w:r>
              <w:rPr>
                <w:rFonts w:cs="仿宋_GB2312" w:hint="eastAsia"/>
                <w:sz w:val="24"/>
                <w:szCs w:val="24"/>
                <w:lang w:eastAsia="zh-CN"/>
              </w:rPr>
              <w:t>3.</w:t>
            </w:r>
            <w:r>
              <w:rPr>
                <w:rFonts w:cs="仿宋_GB2312" w:hint="eastAsia"/>
                <w:sz w:val="24"/>
                <w:szCs w:val="24"/>
                <w:lang w:eastAsia="zh-CN"/>
              </w:rPr>
              <w:t>若自持与出售部分边界划分不合理，可能增加后续物业管理、公共空间使用及设施设备协调难度。</w:t>
            </w:r>
          </w:p>
        </w:tc>
      </w:tr>
    </w:tbl>
    <w:p w:rsidR="002A2725" w:rsidRDefault="00763A73">
      <w:pPr>
        <w:pStyle w:val="1"/>
        <w:jc w:val="both"/>
        <w:rPr>
          <w:color w:val="auto"/>
          <w:lang w:eastAsia="zh-CN"/>
        </w:rPr>
      </w:pPr>
      <w:bookmarkStart w:id="14" w:name="_Toc24646"/>
      <w:r>
        <w:rPr>
          <w:color w:val="auto"/>
          <w:lang w:eastAsia="zh-CN"/>
        </w:rPr>
        <w:t>四、投资测算分析</w:t>
      </w:r>
      <w:bookmarkEnd w:id="14"/>
    </w:p>
    <w:p w:rsidR="002A2725" w:rsidRDefault="00763A73" w:rsidP="00537350">
      <w:pPr>
        <w:pStyle w:val="21"/>
        <w:ind w:firstLine="643"/>
        <w:jc w:val="both"/>
        <w:rPr>
          <w:color w:val="auto"/>
          <w:lang w:eastAsia="zh-CN"/>
        </w:rPr>
      </w:pPr>
      <w:bookmarkStart w:id="15" w:name="_Toc1198"/>
      <w:r>
        <w:rPr>
          <w:color w:val="auto"/>
          <w:lang w:eastAsia="zh-CN"/>
        </w:rPr>
        <w:t>（一）测算基础</w:t>
      </w:r>
      <w:bookmarkEnd w:id="15"/>
    </w:p>
    <w:p w:rsidR="002A2725" w:rsidRDefault="00763A73">
      <w:pPr>
        <w:widowControl w:val="0"/>
        <w:spacing w:after="0" w:line="600" w:lineRule="exact"/>
        <w:ind w:firstLineChars="200" w:firstLine="643"/>
        <w:jc w:val="both"/>
        <w:rPr>
          <w:rFonts w:ascii="Times New Roman" w:hAnsi="Times New Roman" w:cs="Times New Roman"/>
          <w:szCs w:val="32"/>
          <w:highlight w:val="yellow"/>
          <w:lang w:eastAsia="zh-CN"/>
        </w:rPr>
      </w:pPr>
      <w:r>
        <w:rPr>
          <w:rFonts w:ascii="Times New Roman" w:hAnsi="Times New Roman" w:cs="Times New Roman"/>
          <w:b/>
          <w:szCs w:val="32"/>
          <w:lang w:eastAsia="zh-CN"/>
        </w:rPr>
        <w:t>1</w:t>
      </w:r>
      <w:r>
        <w:rPr>
          <w:rFonts w:ascii="Times New Roman" w:hAnsi="Times New Roman" w:cs="Times New Roman" w:hint="eastAsia"/>
          <w:b/>
          <w:szCs w:val="32"/>
          <w:lang w:eastAsia="zh-CN"/>
        </w:rPr>
        <w:t>.</w:t>
      </w:r>
      <w:r>
        <w:rPr>
          <w:rFonts w:ascii="Times New Roman" w:hAnsi="Times New Roman" w:cs="Times New Roman"/>
          <w:b/>
          <w:szCs w:val="32"/>
          <w:lang w:eastAsia="zh-CN"/>
        </w:rPr>
        <w:t>土地成本。</w:t>
      </w:r>
      <w:r>
        <w:rPr>
          <w:rFonts w:ascii="Times New Roman" w:hAnsi="Times New Roman" w:cs="Times New Roman"/>
          <w:szCs w:val="32"/>
          <w:lang w:eastAsia="zh-CN"/>
        </w:rPr>
        <w:t>90</w:t>
      </w:r>
      <w:r>
        <w:rPr>
          <w:rFonts w:ascii="Times New Roman" w:hAnsi="Times New Roman" w:cs="Times New Roman"/>
          <w:szCs w:val="32"/>
          <w:lang w:eastAsia="zh-CN"/>
        </w:rPr>
        <w:t>号地块计容建筑面积约</w:t>
      </w:r>
      <w:r>
        <w:rPr>
          <w:rFonts w:ascii="Times New Roman" w:hAnsi="Times New Roman" w:cs="Times New Roman"/>
          <w:szCs w:val="32"/>
          <w:lang w:eastAsia="zh-CN"/>
        </w:rPr>
        <w:t>4.38</w:t>
      </w:r>
      <w:r>
        <w:rPr>
          <w:rFonts w:ascii="Times New Roman" w:hAnsi="Times New Roman" w:cs="Times New Roman"/>
          <w:szCs w:val="32"/>
          <w:lang w:eastAsia="zh-CN"/>
        </w:rPr>
        <w:t>万平方米。根据西站枢纽公司前期估算，本轮方案一按酒店约</w:t>
      </w:r>
      <w:r>
        <w:rPr>
          <w:rFonts w:ascii="Times New Roman" w:hAnsi="Times New Roman" w:cs="Times New Roman"/>
          <w:szCs w:val="32"/>
          <w:lang w:eastAsia="zh-CN"/>
        </w:rPr>
        <w:t>40%</w:t>
      </w:r>
      <w:r>
        <w:rPr>
          <w:rFonts w:ascii="Times New Roman" w:hAnsi="Times New Roman" w:cs="Times New Roman"/>
          <w:szCs w:val="32"/>
          <w:lang w:eastAsia="zh-CN"/>
        </w:rPr>
        <w:t>的复合业态情景，综合楼面地价暂按</w:t>
      </w:r>
      <w:r>
        <w:rPr>
          <w:rFonts w:ascii="Times New Roman" w:hAnsi="Times New Roman" w:cs="Times New Roman"/>
          <w:szCs w:val="32"/>
          <w:lang w:eastAsia="zh-CN"/>
        </w:rPr>
        <w:t>4000</w:t>
      </w:r>
      <w:r>
        <w:rPr>
          <w:rFonts w:ascii="Times New Roman" w:hAnsi="Times New Roman" w:cs="Times New Roman"/>
          <w:szCs w:val="32"/>
          <w:lang w:eastAsia="zh-CN"/>
        </w:rPr>
        <w:t>元</w:t>
      </w:r>
      <w:r>
        <w:rPr>
          <w:rFonts w:ascii="Times New Roman" w:hAnsi="Times New Roman" w:cs="Times New Roman"/>
          <w:szCs w:val="32"/>
          <w:lang w:eastAsia="zh-CN"/>
        </w:rPr>
        <w:t>/</w:t>
      </w:r>
      <w:r>
        <w:rPr>
          <w:rFonts w:ascii="Times New Roman" w:hAnsi="Times New Roman" w:cs="Times New Roman"/>
          <w:szCs w:val="32"/>
          <w:lang w:eastAsia="zh-CN"/>
        </w:rPr>
        <w:t>平方米测算，对应土地成本约</w:t>
      </w:r>
      <w:r>
        <w:rPr>
          <w:rFonts w:ascii="Times New Roman" w:hAnsi="Times New Roman" w:cs="Times New Roman"/>
          <w:szCs w:val="32"/>
          <w:lang w:eastAsia="zh-CN"/>
        </w:rPr>
        <w:t>1.75</w:t>
      </w:r>
      <w:r>
        <w:rPr>
          <w:rFonts w:ascii="Times New Roman" w:hAnsi="Times New Roman" w:cs="Times New Roman"/>
          <w:szCs w:val="32"/>
          <w:lang w:eastAsia="zh-CN"/>
        </w:rPr>
        <w:t>亿元；方案二、方案三不考虑酒店用途带来的综合地价折减，楼面地价暂按</w:t>
      </w:r>
      <w:r>
        <w:rPr>
          <w:rFonts w:ascii="Times New Roman" w:hAnsi="Times New Roman" w:cs="Times New Roman"/>
          <w:szCs w:val="32"/>
          <w:lang w:eastAsia="zh-CN"/>
        </w:rPr>
        <w:t>5000</w:t>
      </w:r>
      <w:r>
        <w:rPr>
          <w:rFonts w:ascii="Times New Roman" w:hAnsi="Times New Roman" w:cs="Times New Roman"/>
          <w:szCs w:val="32"/>
          <w:lang w:eastAsia="zh-CN"/>
        </w:rPr>
        <w:t>元</w:t>
      </w:r>
      <w:r>
        <w:rPr>
          <w:rFonts w:ascii="Times New Roman" w:hAnsi="Times New Roman" w:cs="Times New Roman"/>
          <w:szCs w:val="32"/>
          <w:lang w:eastAsia="zh-CN"/>
        </w:rPr>
        <w:t>/</w:t>
      </w:r>
      <w:r>
        <w:rPr>
          <w:rFonts w:ascii="Times New Roman" w:hAnsi="Times New Roman" w:cs="Times New Roman"/>
          <w:szCs w:val="32"/>
          <w:lang w:eastAsia="zh-CN"/>
        </w:rPr>
        <w:t>平方米测算，对应土地成本约</w:t>
      </w:r>
      <w:r>
        <w:rPr>
          <w:rFonts w:ascii="Times New Roman" w:hAnsi="Times New Roman" w:cs="Times New Roman"/>
          <w:szCs w:val="32"/>
          <w:lang w:eastAsia="zh-CN"/>
        </w:rPr>
        <w:t>2.19</w:t>
      </w:r>
      <w:r>
        <w:rPr>
          <w:rFonts w:ascii="Times New Roman" w:hAnsi="Times New Roman" w:cs="Times New Roman"/>
          <w:szCs w:val="32"/>
          <w:lang w:eastAsia="zh-CN"/>
        </w:rPr>
        <w:t>亿元。</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szCs w:val="32"/>
          <w:lang w:eastAsia="zh-CN"/>
        </w:rPr>
        <w:t>2</w:t>
      </w:r>
      <w:r>
        <w:rPr>
          <w:rFonts w:ascii="Times New Roman" w:hAnsi="Times New Roman" w:cs="Times New Roman" w:hint="eastAsia"/>
          <w:b/>
          <w:szCs w:val="32"/>
          <w:lang w:eastAsia="zh-CN"/>
        </w:rPr>
        <w:t>.</w:t>
      </w:r>
      <w:r>
        <w:rPr>
          <w:rFonts w:ascii="Times New Roman" w:hAnsi="Times New Roman" w:cs="Times New Roman"/>
          <w:b/>
          <w:szCs w:val="32"/>
          <w:lang w:eastAsia="zh-CN"/>
        </w:rPr>
        <w:t>建设成本。</w:t>
      </w:r>
      <w:r>
        <w:rPr>
          <w:rFonts w:ascii="Times New Roman" w:hAnsi="Times New Roman" w:cs="Times New Roman"/>
          <w:szCs w:val="32"/>
          <w:lang w:eastAsia="zh-CN"/>
        </w:rPr>
        <w:t>根据设计单位概念方案，项目总建筑面积约</w:t>
      </w:r>
      <w:r>
        <w:rPr>
          <w:rFonts w:ascii="Times New Roman" w:hAnsi="Times New Roman" w:cs="Times New Roman"/>
          <w:szCs w:val="32"/>
          <w:lang w:eastAsia="zh-CN"/>
        </w:rPr>
        <w:t>5.53</w:t>
      </w:r>
      <w:r>
        <w:rPr>
          <w:rFonts w:ascii="Times New Roman" w:hAnsi="Times New Roman" w:cs="Times New Roman"/>
          <w:szCs w:val="32"/>
          <w:lang w:eastAsia="zh-CN"/>
        </w:rPr>
        <w:t>万平方米，其中地上计容约</w:t>
      </w:r>
      <w:r>
        <w:rPr>
          <w:rFonts w:ascii="Times New Roman" w:hAnsi="Times New Roman" w:cs="Times New Roman"/>
          <w:szCs w:val="32"/>
          <w:lang w:eastAsia="zh-CN"/>
        </w:rPr>
        <w:t>4.38</w:t>
      </w:r>
      <w:r>
        <w:rPr>
          <w:rFonts w:ascii="Times New Roman" w:hAnsi="Times New Roman" w:cs="Times New Roman"/>
          <w:szCs w:val="32"/>
          <w:lang w:eastAsia="zh-CN"/>
        </w:rPr>
        <w:t>万平方米、地下约</w:t>
      </w:r>
      <w:r>
        <w:rPr>
          <w:rFonts w:ascii="Times New Roman" w:hAnsi="Times New Roman" w:cs="Times New Roman"/>
          <w:szCs w:val="32"/>
          <w:lang w:eastAsia="zh-CN"/>
        </w:rPr>
        <w:t>1.15</w:t>
      </w:r>
      <w:r>
        <w:rPr>
          <w:rFonts w:ascii="Times New Roman" w:hAnsi="Times New Roman" w:cs="Times New Roman"/>
          <w:szCs w:val="32"/>
          <w:lang w:eastAsia="zh-CN"/>
        </w:rPr>
        <w:t>万平方米，机动车位约</w:t>
      </w:r>
      <w:r>
        <w:rPr>
          <w:rFonts w:ascii="Times New Roman" w:hAnsi="Times New Roman" w:cs="Times New Roman"/>
          <w:szCs w:val="32"/>
          <w:lang w:eastAsia="zh-CN"/>
        </w:rPr>
        <w:t>433</w:t>
      </w:r>
      <w:r>
        <w:rPr>
          <w:rFonts w:ascii="Times New Roman" w:hAnsi="Times New Roman" w:cs="Times New Roman"/>
          <w:szCs w:val="32"/>
          <w:lang w:eastAsia="zh-CN"/>
        </w:rPr>
        <w:t>个。参照杭州交投科创中心建设成本，并综合考虑当前人工材料价格、地下停车及预留因素</w:t>
      </w:r>
      <w:r>
        <w:rPr>
          <w:rFonts w:ascii="Times New Roman" w:hAnsi="Times New Roman" w:cs="Times New Roman"/>
          <w:szCs w:val="32"/>
          <w:lang w:eastAsia="zh-CN"/>
        </w:rPr>
        <w:t>，本轮基础建</w:t>
      </w:r>
      <w:r>
        <w:rPr>
          <w:rFonts w:ascii="Times New Roman" w:hAnsi="Times New Roman" w:cs="Times New Roman"/>
          <w:szCs w:val="32"/>
          <w:lang w:eastAsia="zh-CN"/>
        </w:rPr>
        <w:lastRenderedPageBreak/>
        <w:t>设投入暂按</w:t>
      </w:r>
      <w:r>
        <w:rPr>
          <w:rFonts w:ascii="Times New Roman" w:hAnsi="Times New Roman" w:cs="Times New Roman"/>
          <w:szCs w:val="32"/>
          <w:lang w:eastAsia="zh-CN"/>
        </w:rPr>
        <w:t>4</w:t>
      </w:r>
      <w:r>
        <w:rPr>
          <w:rFonts w:ascii="Times New Roman" w:hAnsi="Times New Roman" w:cs="Times New Roman"/>
          <w:szCs w:val="32"/>
          <w:lang w:eastAsia="zh-CN"/>
        </w:rPr>
        <w:t>亿元测算。酒店专项装修、产业定制设施、智慧交通专项设备、融资和税费等根据具体合作模式另行计入</w:t>
      </w:r>
      <w:r>
        <w:rPr>
          <w:rFonts w:ascii="Times New Roman" w:hAnsi="Times New Roman" w:cs="Times New Roman"/>
          <w:szCs w:val="32"/>
          <w:lang w:eastAsia="zh-CN"/>
        </w:rPr>
        <w:t>。</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szCs w:val="32"/>
          <w:lang w:eastAsia="zh-CN"/>
        </w:rPr>
        <w:t>3</w:t>
      </w:r>
      <w:r>
        <w:rPr>
          <w:rFonts w:ascii="Times New Roman" w:hAnsi="Times New Roman" w:cs="Times New Roman" w:hint="eastAsia"/>
          <w:b/>
          <w:szCs w:val="32"/>
          <w:lang w:eastAsia="zh-CN"/>
        </w:rPr>
        <w:t>.</w:t>
      </w:r>
      <w:r>
        <w:rPr>
          <w:rFonts w:ascii="Times New Roman" w:hAnsi="Times New Roman" w:cs="Times New Roman"/>
          <w:b/>
          <w:szCs w:val="32"/>
          <w:lang w:eastAsia="zh-CN"/>
        </w:rPr>
        <w:t>经营参数。</w:t>
      </w:r>
      <w:r>
        <w:rPr>
          <w:rFonts w:ascii="Times New Roman" w:hAnsi="Times New Roman" w:cs="Times New Roman"/>
          <w:szCs w:val="32"/>
          <w:lang w:eastAsia="zh-CN"/>
        </w:rPr>
        <w:t>结合周边市场，</w:t>
      </w:r>
      <w:r>
        <w:rPr>
          <w:rFonts w:ascii="Times New Roman" w:hAnsi="Times New Roman" w:cs="Times New Roman" w:hint="eastAsia"/>
          <w:szCs w:val="32"/>
          <w:lang w:eastAsia="zh-CN"/>
        </w:rPr>
        <w:t>办公</w:t>
      </w:r>
      <w:r>
        <w:rPr>
          <w:rFonts w:ascii="Times New Roman" w:hAnsi="Times New Roman" w:cs="Times New Roman"/>
          <w:szCs w:val="32"/>
          <w:lang w:eastAsia="zh-CN"/>
        </w:rPr>
        <w:t>稳定期租金基准按</w:t>
      </w:r>
      <w:r>
        <w:rPr>
          <w:rFonts w:ascii="Times New Roman" w:hAnsi="Times New Roman" w:cs="Times New Roman"/>
          <w:szCs w:val="32"/>
          <w:lang w:eastAsia="zh-CN"/>
        </w:rPr>
        <w:t>1.5</w:t>
      </w:r>
      <w:r>
        <w:rPr>
          <w:rFonts w:ascii="Times New Roman" w:hAnsi="Times New Roman" w:cs="Times New Roman"/>
          <w:szCs w:val="32"/>
          <w:lang w:eastAsia="zh-CN"/>
        </w:rPr>
        <w:t>元</w:t>
      </w:r>
      <w:r>
        <w:rPr>
          <w:rFonts w:ascii="Times New Roman" w:hAnsi="Times New Roman" w:cs="Times New Roman"/>
          <w:szCs w:val="32"/>
          <w:lang w:eastAsia="zh-CN"/>
        </w:rPr>
        <w:t>/</w:t>
      </w:r>
      <w:r>
        <w:rPr>
          <w:rFonts w:ascii="Times New Roman" w:hAnsi="Times New Roman" w:cs="Times New Roman"/>
          <w:szCs w:val="32"/>
          <w:lang w:eastAsia="zh-CN"/>
        </w:rPr>
        <w:t>平方米</w:t>
      </w:r>
      <w:r>
        <w:rPr>
          <w:rFonts w:ascii="Times New Roman" w:hAnsi="Times New Roman" w:cs="Times New Roman"/>
          <w:szCs w:val="32"/>
          <w:lang w:eastAsia="zh-CN"/>
        </w:rPr>
        <w:t>·</w:t>
      </w:r>
      <w:r>
        <w:rPr>
          <w:rFonts w:ascii="Times New Roman" w:hAnsi="Times New Roman" w:cs="Times New Roman"/>
          <w:szCs w:val="32"/>
          <w:lang w:eastAsia="zh-CN"/>
        </w:rPr>
        <w:t>天、出租率</w:t>
      </w:r>
      <w:r>
        <w:rPr>
          <w:rFonts w:ascii="Times New Roman" w:hAnsi="Times New Roman" w:cs="Times New Roman"/>
          <w:szCs w:val="32"/>
          <w:lang w:eastAsia="zh-CN"/>
        </w:rPr>
        <w:t>80%</w:t>
      </w:r>
      <w:r>
        <w:rPr>
          <w:rFonts w:ascii="Times New Roman" w:hAnsi="Times New Roman" w:cs="Times New Roman"/>
          <w:szCs w:val="32"/>
          <w:lang w:eastAsia="zh-CN"/>
        </w:rPr>
        <w:t>测算，</w:t>
      </w:r>
      <w:r>
        <w:rPr>
          <w:rFonts w:ascii="Times New Roman" w:hAnsi="Times New Roman" w:cs="Times New Roman"/>
          <w:szCs w:val="32"/>
          <w:lang w:eastAsia="zh-CN"/>
        </w:rPr>
        <w:t>1.8</w:t>
      </w:r>
      <w:r>
        <w:rPr>
          <w:rFonts w:ascii="Times New Roman" w:hAnsi="Times New Roman" w:cs="Times New Roman"/>
          <w:szCs w:val="32"/>
          <w:lang w:eastAsia="zh-CN"/>
        </w:rPr>
        <w:t>元</w:t>
      </w:r>
      <w:r>
        <w:rPr>
          <w:rFonts w:ascii="Times New Roman" w:hAnsi="Times New Roman" w:cs="Times New Roman"/>
          <w:szCs w:val="32"/>
          <w:lang w:eastAsia="zh-CN"/>
        </w:rPr>
        <w:t>/</w:t>
      </w:r>
      <w:r>
        <w:rPr>
          <w:rFonts w:ascii="Times New Roman" w:hAnsi="Times New Roman" w:cs="Times New Roman"/>
          <w:szCs w:val="32"/>
          <w:lang w:eastAsia="zh-CN"/>
        </w:rPr>
        <w:t>平方米</w:t>
      </w:r>
      <w:r>
        <w:rPr>
          <w:rFonts w:ascii="Times New Roman" w:hAnsi="Times New Roman" w:cs="Times New Roman"/>
          <w:szCs w:val="32"/>
          <w:lang w:eastAsia="zh-CN"/>
        </w:rPr>
        <w:t>·</w:t>
      </w:r>
      <w:r>
        <w:rPr>
          <w:rFonts w:ascii="Times New Roman" w:hAnsi="Times New Roman" w:cs="Times New Roman"/>
          <w:szCs w:val="32"/>
          <w:lang w:eastAsia="zh-CN"/>
        </w:rPr>
        <w:t>天作为较好运营情景</w:t>
      </w:r>
      <w:r>
        <w:rPr>
          <w:rFonts w:ascii="Times New Roman" w:hAnsi="Times New Roman" w:cs="Times New Roman" w:hint="eastAsia"/>
          <w:szCs w:val="32"/>
          <w:lang w:eastAsia="zh-CN"/>
        </w:rPr>
        <w:t>；</w:t>
      </w:r>
      <w:r>
        <w:rPr>
          <w:rFonts w:ascii="Times New Roman" w:hAnsi="Times New Roman" w:cs="Times New Roman"/>
          <w:szCs w:val="32"/>
          <w:lang w:eastAsia="zh-CN"/>
        </w:rPr>
        <w:t>酒店租金结合西站雨棚上盖全季酒店实际租赁水平，按</w:t>
      </w:r>
      <w:r>
        <w:rPr>
          <w:rFonts w:ascii="Times New Roman" w:hAnsi="Times New Roman" w:cs="Times New Roman"/>
          <w:szCs w:val="32"/>
          <w:lang w:eastAsia="zh-CN"/>
        </w:rPr>
        <w:t>1.25</w:t>
      </w:r>
      <w:r>
        <w:rPr>
          <w:rFonts w:ascii="Times New Roman" w:hAnsi="Times New Roman" w:cs="Times New Roman" w:hint="eastAsia"/>
          <w:szCs w:val="32"/>
          <w:lang w:eastAsia="zh-CN"/>
        </w:rPr>
        <w:t>-</w:t>
      </w:r>
      <w:r>
        <w:rPr>
          <w:rFonts w:ascii="Times New Roman" w:hAnsi="Times New Roman" w:cs="Times New Roman"/>
          <w:szCs w:val="32"/>
          <w:lang w:eastAsia="zh-CN"/>
        </w:rPr>
        <w:t>1.30</w:t>
      </w:r>
      <w:r>
        <w:rPr>
          <w:rFonts w:ascii="Times New Roman" w:hAnsi="Times New Roman" w:cs="Times New Roman"/>
          <w:szCs w:val="32"/>
          <w:lang w:eastAsia="zh-CN"/>
        </w:rPr>
        <w:t>元</w:t>
      </w:r>
      <w:r>
        <w:rPr>
          <w:rFonts w:ascii="Times New Roman" w:hAnsi="Times New Roman" w:cs="Times New Roman"/>
          <w:szCs w:val="32"/>
          <w:lang w:eastAsia="zh-CN"/>
        </w:rPr>
        <w:t>/</w:t>
      </w:r>
      <w:r>
        <w:rPr>
          <w:rFonts w:ascii="Times New Roman" w:hAnsi="Times New Roman" w:cs="Times New Roman"/>
          <w:szCs w:val="32"/>
          <w:lang w:eastAsia="zh-CN"/>
        </w:rPr>
        <w:t>平方米</w:t>
      </w:r>
      <w:r>
        <w:rPr>
          <w:rFonts w:ascii="Times New Roman" w:hAnsi="Times New Roman" w:cs="Times New Roman"/>
          <w:szCs w:val="32"/>
          <w:lang w:eastAsia="zh-CN"/>
        </w:rPr>
        <w:t>·</w:t>
      </w:r>
      <w:r>
        <w:rPr>
          <w:rFonts w:ascii="Times New Roman" w:hAnsi="Times New Roman" w:cs="Times New Roman"/>
          <w:szCs w:val="32"/>
          <w:lang w:eastAsia="zh-CN"/>
        </w:rPr>
        <w:t>天测算，并按整栋长期出租、出租率近</w:t>
      </w:r>
      <w:r>
        <w:rPr>
          <w:rFonts w:ascii="Times New Roman" w:hAnsi="Times New Roman" w:cs="Times New Roman"/>
          <w:szCs w:val="32"/>
          <w:lang w:eastAsia="zh-CN"/>
        </w:rPr>
        <w:t>100%</w:t>
      </w:r>
      <w:r>
        <w:rPr>
          <w:rFonts w:ascii="Times New Roman" w:hAnsi="Times New Roman" w:cs="Times New Roman"/>
          <w:szCs w:val="32"/>
          <w:lang w:eastAsia="zh-CN"/>
        </w:rPr>
        <w:t>处理</w:t>
      </w:r>
      <w:r>
        <w:rPr>
          <w:rFonts w:ascii="Times New Roman" w:hAnsi="Times New Roman" w:cs="Times New Roman" w:hint="eastAsia"/>
          <w:szCs w:val="32"/>
          <w:lang w:eastAsia="zh-CN"/>
        </w:rPr>
        <w:t>；</w:t>
      </w:r>
      <w:r>
        <w:rPr>
          <w:rFonts w:ascii="Times New Roman" w:hAnsi="Times New Roman" w:cs="Times New Roman"/>
          <w:szCs w:val="32"/>
          <w:lang w:eastAsia="zh-CN"/>
        </w:rPr>
        <w:t>可售物业价格结合未来科技城当前公开售价及浙大总部经济园交易案例，按</w:t>
      </w:r>
      <w:r>
        <w:rPr>
          <w:rFonts w:ascii="Times New Roman" w:hAnsi="Times New Roman" w:cs="Times New Roman"/>
          <w:szCs w:val="32"/>
          <w:lang w:eastAsia="zh-CN"/>
        </w:rPr>
        <w:t>1.2</w:t>
      </w:r>
      <w:r>
        <w:rPr>
          <w:rFonts w:ascii="Times New Roman" w:hAnsi="Times New Roman" w:cs="Times New Roman"/>
          <w:szCs w:val="32"/>
          <w:lang w:eastAsia="zh-CN"/>
        </w:rPr>
        <w:t>万元</w:t>
      </w:r>
      <w:r>
        <w:rPr>
          <w:rFonts w:ascii="Times New Roman" w:hAnsi="Times New Roman" w:cs="Times New Roman"/>
          <w:szCs w:val="32"/>
          <w:lang w:eastAsia="zh-CN"/>
        </w:rPr>
        <w:t>/</w:t>
      </w:r>
      <w:r>
        <w:rPr>
          <w:rFonts w:ascii="Times New Roman" w:hAnsi="Times New Roman" w:cs="Times New Roman"/>
          <w:szCs w:val="32"/>
          <w:lang w:eastAsia="zh-CN"/>
        </w:rPr>
        <w:t>平方米为基准、</w:t>
      </w:r>
      <w:r>
        <w:rPr>
          <w:rFonts w:ascii="Times New Roman" w:hAnsi="Times New Roman" w:cs="Times New Roman"/>
          <w:szCs w:val="32"/>
          <w:lang w:eastAsia="zh-CN"/>
        </w:rPr>
        <w:t>1.5</w:t>
      </w:r>
      <w:r>
        <w:rPr>
          <w:rFonts w:ascii="Times New Roman" w:hAnsi="Times New Roman" w:cs="Times New Roman"/>
          <w:szCs w:val="32"/>
          <w:lang w:eastAsia="zh-CN"/>
        </w:rPr>
        <w:t>万元</w:t>
      </w:r>
      <w:r>
        <w:rPr>
          <w:rFonts w:ascii="Times New Roman" w:hAnsi="Times New Roman" w:cs="Times New Roman"/>
          <w:szCs w:val="32"/>
          <w:lang w:eastAsia="zh-CN"/>
        </w:rPr>
        <w:t>/</w:t>
      </w:r>
      <w:r>
        <w:rPr>
          <w:rFonts w:ascii="Times New Roman" w:hAnsi="Times New Roman" w:cs="Times New Roman"/>
          <w:szCs w:val="32"/>
          <w:lang w:eastAsia="zh-CN"/>
        </w:rPr>
        <w:t>平方米为较好情景。</w:t>
      </w:r>
    </w:p>
    <w:tbl>
      <w:tblPr>
        <w:tblStyle w:val="af"/>
        <w:tblW w:w="0" w:type="auto"/>
        <w:jc w:val="center"/>
        <w:tblLayout w:type="fixed"/>
        <w:tblLook w:val="04A0"/>
      </w:tblPr>
      <w:tblGrid>
        <w:gridCol w:w="2261"/>
        <w:gridCol w:w="7145"/>
      </w:tblGrid>
      <w:tr w:rsidR="002A2725">
        <w:trPr>
          <w:cantSplit/>
          <w:trHeight w:val="454"/>
          <w:tblHeader/>
          <w:jc w:val="center"/>
        </w:trPr>
        <w:tc>
          <w:tcPr>
            <w:tcW w:w="2261"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测算项目</w:t>
            </w:r>
          </w:p>
        </w:tc>
        <w:tc>
          <w:tcPr>
            <w:tcW w:w="7145"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当前研</w:t>
            </w:r>
            <w:r>
              <w:rPr>
                <w:rFonts w:ascii="Times New Roman" w:eastAsia="黑体" w:hAnsi="Times New Roman" w:cs="Times New Roman"/>
                <w:sz w:val="24"/>
                <w:szCs w:val="24"/>
              </w:rPr>
              <w:t>究口径</w:t>
            </w:r>
          </w:p>
        </w:tc>
      </w:tr>
      <w:tr w:rsidR="002A2725">
        <w:trPr>
          <w:cantSplit/>
          <w:trHeight w:val="454"/>
          <w:jc w:val="center"/>
        </w:trPr>
        <w:tc>
          <w:tcPr>
            <w:tcW w:w="226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计容建筑面积</w:t>
            </w:r>
          </w:p>
        </w:tc>
        <w:tc>
          <w:tcPr>
            <w:tcW w:w="714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4.38</w:t>
            </w:r>
            <w:r>
              <w:rPr>
                <w:rFonts w:ascii="Times New Roman" w:hAnsi="Times New Roman" w:cs="Times New Roman"/>
                <w:sz w:val="24"/>
                <w:szCs w:val="24"/>
              </w:rPr>
              <w:t>万平方米</w:t>
            </w:r>
          </w:p>
        </w:tc>
      </w:tr>
      <w:tr w:rsidR="002A2725">
        <w:trPr>
          <w:cantSplit/>
          <w:trHeight w:val="454"/>
          <w:jc w:val="center"/>
        </w:trPr>
        <w:tc>
          <w:tcPr>
            <w:tcW w:w="226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方案一</w:t>
            </w:r>
          </w:p>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土地成本</w:t>
            </w:r>
          </w:p>
        </w:tc>
        <w:tc>
          <w:tcPr>
            <w:tcW w:w="714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约</w:t>
            </w:r>
            <w:r>
              <w:rPr>
                <w:rFonts w:ascii="Times New Roman" w:hAnsi="Times New Roman" w:cs="Times New Roman"/>
                <w:sz w:val="24"/>
                <w:szCs w:val="24"/>
                <w:lang w:eastAsia="zh-CN"/>
              </w:rPr>
              <w:t>1.75</w:t>
            </w:r>
            <w:r>
              <w:rPr>
                <w:rFonts w:ascii="Times New Roman" w:hAnsi="Times New Roman" w:cs="Times New Roman"/>
                <w:sz w:val="24"/>
                <w:szCs w:val="24"/>
                <w:lang w:eastAsia="zh-CN"/>
              </w:rPr>
              <w:t>亿元</w:t>
            </w:r>
          </w:p>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（综合楼面价按</w:t>
            </w:r>
            <w:r>
              <w:rPr>
                <w:rFonts w:ascii="Times New Roman" w:hAnsi="Times New Roman" w:cs="Times New Roman"/>
                <w:sz w:val="24"/>
                <w:szCs w:val="24"/>
                <w:lang w:eastAsia="zh-CN"/>
              </w:rPr>
              <w:t>4000</w:t>
            </w:r>
            <w:r>
              <w:rPr>
                <w:rFonts w:ascii="Times New Roman" w:hAnsi="Times New Roman" w:cs="Times New Roman"/>
                <w:sz w:val="24"/>
                <w:szCs w:val="24"/>
                <w:lang w:eastAsia="zh-CN"/>
              </w:rPr>
              <w:t>元</w:t>
            </w:r>
            <w:r>
              <w:rPr>
                <w:rFonts w:ascii="Times New Roman" w:hAnsi="Times New Roman" w:cs="Times New Roman"/>
                <w:sz w:val="24"/>
                <w:szCs w:val="24"/>
                <w:lang w:eastAsia="zh-CN"/>
              </w:rPr>
              <w:t>/</w:t>
            </w:r>
            <w:r>
              <w:rPr>
                <w:rFonts w:ascii="Times New Roman" w:hAnsi="Times New Roman" w:cs="Times New Roman"/>
                <w:sz w:val="24"/>
                <w:szCs w:val="24"/>
                <w:lang w:eastAsia="zh-CN"/>
              </w:rPr>
              <w:t>㎡，约</w:t>
            </w:r>
            <w:r>
              <w:rPr>
                <w:rFonts w:ascii="Times New Roman" w:hAnsi="Times New Roman" w:cs="Times New Roman"/>
                <w:sz w:val="24"/>
                <w:szCs w:val="24"/>
                <w:lang w:eastAsia="zh-CN"/>
              </w:rPr>
              <w:t>40%</w:t>
            </w:r>
            <w:r>
              <w:rPr>
                <w:rFonts w:ascii="Times New Roman" w:hAnsi="Times New Roman" w:cs="Times New Roman"/>
                <w:sz w:val="24"/>
                <w:szCs w:val="24"/>
                <w:lang w:eastAsia="zh-CN"/>
              </w:rPr>
              <w:t>酒店）</w:t>
            </w:r>
          </w:p>
        </w:tc>
      </w:tr>
      <w:tr w:rsidR="002A2725">
        <w:trPr>
          <w:cantSplit/>
          <w:trHeight w:val="454"/>
          <w:jc w:val="center"/>
        </w:trPr>
        <w:tc>
          <w:tcPr>
            <w:tcW w:w="226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方案二、三</w:t>
            </w:r>
          </w:p>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土地成本</w:t>
            </w:r>
          </w:p>
        </w:tc>
        <w:tc>
          <w:tcPr>
            <w:tcW w:w="714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约</w:t>
            </w:r>
            <w:r>
              <w:rPr>
                <w:rFonts w:ascii="Times New Roman" w:hAnsi="Times New Roman" w:cs="Times New Roman"/>
                <w:sz w:val="24"/>
                <w:szCs w:val="24"/>
                <w:lang w:eastAsia="zh-CN"/>
              </w:rPr>
              <w:t>2.19</w:t>
            </w:r>
            <w:r>
              <w:rPr>
                <w:rFonts w:ascii="Times New Roman" w:hAnsi="Times New Roman" w:cs="Times New Roman"/>
                <w:sz w:val="24"/>
                <w:szCs w:val="24"/>
                <w:lang w:eastAsia="zh-CN"/>
              </w:rPr>
              <w:t>亿元</w:t>
            </w:r>
          </w:p>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（楼面价按</w:t>
            </w:r>
            <w:r>
              <w:rPr>
                <w:rFonts w:ascii="Times New Roman" w:hAnsi="Times New Roman" w:cs="Times New Roman"/>
                <w:sz w:val="24"/>
                <w:szCs w:val="24"/>
                <w:lang w:eastAsia="zh-CN"/>
              </w:rPr>
              <w:t>5000</w:t>
            </w:r>
            <w:r>
              <w:rPr>
                <w:rFonts w:ascii="Times New Roman" w:hAnsi="Times New Roman" w:cs="Times New Roman"/>
                <w:sz w:val="24"/>
                <w:szCs w:val="24"/>
                <w:lang w:eastAsia="zh-CN"/>
              </w:rPr>
              <w:t>元</w:t>
            </w:r>
            <w:r>
              <w:rPr>
                <w:rFonts w:ascii="Times New Roman" w:hAnsi="Times New Roman" w:cs="Times New Roman"/>
                <w:sz w:val="24"/>
                <w:szCs w:val="24"/>
                <w:lang w:eastAsia="zh-CN"/>
              </w:rPr>
              <w:t>/</w:t>
            </w:r>
            <w:r>
              <w:rPr>
                <w:rFonts w:ascii="Times New Roman" w:hAnsi="Times New Roman" w:cs="Times New Roman"/>
                <w:sz w:val="24"/>
                <w:szCs w:val="24"/>
                <w:lang w:eastAsia="zh-CN"/>
              </w:rPr>
              <w:t>㎡）</w:t>
            </w:r>
          </w:p>
        </w:tc>
      </w:tr>
      <w:tr w:rsidR="002A2725">
        <w:trPr>
          <w:cantSplit/>
          <w:trHeight w:val="454"/>
          <w:jc w:val="center"/>
        </w:trPr>
        <w:tc>
          <w:tcPr>
            <w:tcW w:w="226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基础建设投入</w:t>
            </w:r>
          </w:p>
        </w:tc>
        <w:tc>
          <w:tcPr>
            <w:tcW w:w="714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4</w:t>
            </w:r>
            <w:r>
              <w:rPr>
                <w:rFonts w:ascii="Times New Roman" w:hAnsi="Times New Roman" w:cs="Times New Roman"/>
                <w:sz w:val="24"/>
                <w:szCs w:val="24"/>
              </w:rPr>
              <w:t>亿元</w:t>
            </w:r>
          </w:p>
        </w:tc>
      </w:tr>
      <w:tr w:rsidR="002A2725">
        <w:trPr>
          <w:cantSplit/>
          <w:trHeight w:val="454"/>
          <w:jc w:val="center"/>
        </w:trPr>
        <w:tc>
          <w:tcPr>
            <w:tcW w:w="226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hint="eastAsia"/>
                <w:b/>
                <w:bCs/>
                <w:sz w:val="24"/>
                <w:szCs w:val="24"/>
                <w:lang w:eastAsia="zh-CN"/>
              </w:rPr>
              <w:t>办公</w:t>
            </w:r>
            <w:r>
              <w:rPr>
                <w:rFonts w:ascii="Times New Roman" w:hAnsi="Times New Roman" w:cs="Times New Roman"/>
                <w:b/>
                <w:bCs/>
                <w:sz w:val="24"/>
                <w:szCs w:val="24"/>
              </w:rPr>
              <w:t>租金</w:t>
            </w:r>
          </w:p>
        </w:tc>
        <w:tc>
          <w:tcPr>
            <w:tcW w:w="714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基准</w:t>
            </w:r>
            <w:r>
              <w:rPr>
                <w:rFonts w:ascii="Times New Roman" w:hAnsi="Times New Roman" w:cs="Times New Roman"/>
                <w:sz w:val="24"/>
                <w:szCs w:val="24"/>
                <w:lang w:eastAsia="zh-CN"/>
              </w:rPr>
              <w:t>1.5</w:t>
            </w:r>
            <w:r>
              <w:rPr>
                <w:rFonts w:ascii="Times New Roman" w:hAnsi="Times New Roman" w:cs="Times New Roman"/>
                <w:sz w:val="24"/>
                <w:szCs w:val="24"/>
                <w:lang w:eastAsia="zh-CN"/>
              </w:rPr>
              <w:t>元</w:t>
            </w:r>
            <w:r>
              <w:rPr>
                <w:rFonts w:ascii="Times New Roman" w:hAnsi="Times New Roman" w:cs="Times New Roman"/>
                <w:sz w:val="24"/>
                <w:szCs w:val="24"/>
                <w:lang w:eastAsia="zh-CN"/>
              </w:rPr>
              <w:t>/</w:t>
            </w:r>
            <w:r>
              <w:rPr>
                <w:rFonts w:ascii="Times New Roman" w:hAnsi="Times New Roman" w:cs="Times New Roman"/>
                <w:sz w:val="24"/>
                <w:szCs w:val="24"/>
                <w:lang w:eastAsia="zh-CN"/>
              </w:rPr>
              <w:t>㎡</w:t>
            </w:r>
            <w:r>
              <w:rPr>
                <w:rFonts w:ascii="Times New Roman" w:hAnsi="Times New Roman" w:cs="Times New Roman"/>
                <w:sz w:val="24"/>
                <w:szCs w:val="24"/>
                <w:lang w:eastAsia="zh-CN"/>
              </w:rPr>
              <w:t>·</w:t>
            </w:r>
            <w:r>
              <w:rPr>
                <w:rFonts w:ascii="Times New Roman" w:hAnsi="Times New Roman" w:cs="Times New Roman"/>
                <w:sz w:val="24"/>
                <w:szCs w:val="24"/>
                <w:lang w:eastAsia="zh-CN"/>
              </w:rPr>
              <w:t>天，稳定期出租率</w:t>
            </w:r>
            <w:r>
              <w:rPr>
                <w:rFonts w:ascii="Times New Roman" w:hAnsi="Times New Roman" w:cs="Times New Roman"/>
                <w:sz w:val="24"/>
                <w:szCs w:val="24"/>
                <w:lang w:eastAsia="zh-CN"/>
              </w:rPr>
              <w:t>80%</w:t>
            </w:r>
          </w:p>
        </w:tc>
      </w:tr>
      <w:tr w:rsidR="002A2725">
        <w:trPr>
          <w:cantSplit/>
          <w:trHeight w:val="454"/>
          <w:jc w:val="center"/>
        </w:trPr>
        <w:tc>
          <w:tcPr>
            <w:tcW w:w="2261"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地下停车</w:t>
            </w:r>
          </w:p>
        </w:tc>
        <w:tc>
          <w:tcPr>
            <w:tcW w:w="7145"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设计</w:t>
            </w:r>
            <w:r>
              <w:rPr>
                <w:rFonts w:ascii="Times New Roman" w:hAnsi="Times New Roman" w:cs="Times New Roman" w:hint="eastAsia"/>
                <w:sz w:val="24"/>
                <w:szCs w:val="24"/>
                <w:lang w:eastAsia="zh-CN"/>
              </w:rPr>
              <w:t>单位</w:t>
            </w:r>
            <w:r>
              <w:rPr>
                <w:rFonts w:ascii="Times New Roman" w:hAnsi="Times New Roman" w:cs="Times New Roman"/>
                <w:sz w:val="24"/>
                <w:szCs w:val="24"/>
                <w:lang w:eastAsia="zh-CN"/>
              </w:rPr>
              <w:t>概念方案</w:t>
            </w:r>
            <w:r>
              <w:rPr>
                <w:rFonts w:ascii="Times New Roman" w:hAnsi="Times New Roman" w:cs="Times New Roman"/>
                <w:sz w:val="24"/>
                <w:szCs w:val="24"/>
                <w:lang w:eastAsia="zh-CN"/>
              </w:rPr>
              <w:t>：</w:t>
            </w:r>
            <w:r>
              <w:rPr>
                <w:rFonts w:ascii="Times New Roman" w:hAnsi="Times New Roman" w:cs="Times New Roman"/>
                <w:sz w:val="24"/>
                <w:szCs w:val="24"/>
                <w:lang w:eastAsia="zh-CN"/>
              </w:rPr>
              <w:t>4</w:t>
            </w:r>
            <w:r>
              <w:rPr>
                <w:rFonts w:ascii="Times New Roman" w:hAnsi="Times New Roman" w:cs="Times New Roman" w:hint="eastAsia"/>
                <w:sz w:val="24"/>
                <w:szCs w:val="24"/>
                <w:lang w:eastAsia="zh-CN"/>
              </w:rPr>
              <w:t>33</w:t>
            </w:r>
            <w:r>
              <w:rPr>
                <w:rFonts w:ascii="Times New Roman" w:hAnsi="Times New Roman" w:cs="Times New Roman"/>
                <w:sz w:val="24"/>
                <w:szCs w:val="24"/>
                <w:lang w:eastAsia="zh-CN"/>
              </w:rPr>
              <w:t>个机动车位</w:t>
            </w:r>
          </w:p>
        </w:tc>
      </w:tr>
      <w:tr w:rsidR="002A2725">
        <w:trPr>
          <w:cantSplit/>
          <w:trHeight w:val="454"/>
          <w:jc w:val="center"/>
        </w:trPr>
        <w:tc>
          <w:tcPr>
            <w:tcW w:w="2261" w:type="dxa"/>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酒店租金</w:t>
            </w:r>
          </w:p>
        </w:tc>
        <w:tc>
          <w:tcPr>
            <w:tcW w:w="7145" w:type="dxa"/>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基准约</w:t>
            </w:r>
            <w:r>
              <w:rPr>
                <w:rFonts w:ascii="Times New Roman" w:hAnsi="Times New Roman" w:cs="Times New Roman"/>
                <w:sz w:val="24"/>
                <w:szCs w:val="24"/>
              </w:rPr>
              <w:t>1.25</w:t>
            </w:r>
            <w:r>
              <w:rPr>
                <w:rFonts w:ascii="Times New Roman" w:hAnsi="Times New Roman" w:cs="Times New Roman" w:hint="eastAsia"/>
                <w:sz w:val="24"/>
                <w:szCs w:val="24"/>
                <w:lang w:eastAsia="zh-CN"/>
              </w:rPr>
              <w:t>-</w:t>
            </w:r>
            <w:r>
              <w:rPr>
                <w:rFonts w:ascii="Times New Roman" w:hAnsi="Times New Roman" w:cs="Times New Roman"/>
                <w:sz w:val="24"/>
                <w:szCs w:val="24"/>
              </w:rPr>
              <w:t>1.30</w:t>
            </w:r>
            <w:r>
              <w:rPr>
                <w:rFonts w:ascii="Times New Roman" w:hAnsi="Times New Roman" w:cs="Times New Roman"/>
                <w:sz w:val="24"/>
                <w:szCs w:val="24"/>
              </w:rPr>
              <w:t>元</w:t>
            </w:r>
            <w:r>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t>天</w:t>
            </w:r>
          </w:p>
        </w:tc>
      </w:tr>
      <w:tr w:rsidR="002A2725">
        <w:trPr>
          <w:cantSplit/>
          <w:trHeight w:val="454"/>
          <w:jc w:val="center"/>
        </w:trPr>
        <w:tc>
          <w:tcPr>
            <w:tcW w:w="2261" w:type="dxa"/>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可售物业价格</w:t>
            </w:r>
          </w:p>
        </w:tc>
        <w:tc>
          <w:tcPr>
            <w:tcW w:w="7145" w:type="dxa"/>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基准</w:t>
            </w:r>
            <w:r>
              <w:rPr>
                <w:rFonts w:ascii="Times New Roman" w:hAnsi="Times New Roman" w:cs="Times New Roman"/>
                <w:sz w:val="24"/>
                <w:szCs w:val="24"/>
                <w:lang w:eastAsia="zh-CN"/>
              </w:rPr>
              <w:t>1.2</w:t>
            </w:r>
            <w:r>
              <w:rPr>
                <w:rFonts w:ascii="Times New Roman" w:hAnsi="Times New Roman" w:cs="Times New Roman"/>
                <w:sz w:val="24"/>
                <w:szCs w:val="24"/>
                <w:lang w:eastAsia="zh-CN"/>
              </w:rPr>
              <w:t>万元</w:t>
            </w:r>
            <w:r>
              <w:rPr>
                <w:rFonts w:ascii="Times New Roman" w:hAnsi="Times New Roman" w:cs="Times New Roman"/>
                <w:sz w:val="24"/>
                <w:szCs w:val="24"/>
                <w:lang w:eastAsia="zh-CN"/>
              </w:rPr>
              <w:t>/</w:t>
            </w:r>
            <w:r>
              <w:rPr>
                <w:rFonts w:ascii="Times New Roman" w:hAnsi="Times New Roman" w:cs="Times New Roman"/>
                <w:sz w:val="24"/>
                <w:szCs w:val="24"/>
                <w:lang w:eastAsia="zh-CN"/>
              </w:rPr>
              <w:t>㎡；较好</w:t>
            </w:r>
            <w:r>
              <w:rPr>
                <w:rFonts w:ascii="Times New Roman" w:hAnsi="Times New Roman" w:cs="Times New Roman"/>
                <w:sz w:val="24"/>
                <w:szCs w:val="24"/>
                <w:lang w:eastAsia="zh-CN"/>
              </w:rPr>
              <w:t>1.5</w:t>
            </w:r>
            <w:r>
              <w:rPr>
                <w:rFonts w:ascii="Times New Roman" w:hAnsi="Times New Roman" w:cs="Times New Roman"/>
                <w:sz w:val="24"/>
                <w:szCs w:val="24"/>
                <w:lang w:eastAsia="zh-CN"/>
              </w:rPr>
              <w:t>万元</w:t>
            </w:r>
            <w:r>
              <w:rPr>
                <w:rFonts w:ascii="Times New Roman" w:hAnsi="Times New Roman" w:cs="Times New Roman"/>
                <w:sz w:val="24"/>
                <w:szCs w:val="24"/>
                <w:lang w:eastAsia="zh-CN"/>
              </w:rPr>
              <w:t>/</w:t>
            </w:r>
            <w:r>
              <w:rPr>
                <w:rFonts w:ascii="Times New Roman" w:hAnsi="Times New Roman" w:cs="Times New Roman"/>
                <w:sz w:val="24"/>
                <w:szCs w:val="24"/>
                <w:lang w:eastAsia="zh-CN"/>
              </w:rPr>
              <w:t>㎡</w:t>
            </w:r>
          </w:p>
        </w:tc>
      </w:tr>
    </w:tbl>
    <w:p w:rsidR="002A2725" w:rsidRDefault="00763A73" w:rsidP="00537350">
      <w:pPr>
        <w:pStyle w:val="21"/>
        <w:ind w:firstLine="643"/>
        <w:jc w:val="both"/>
        <w:rPr>
          <w:color w:val="auto"/>
        </w:rPr>
      </w:pPr>
      <w:bookmarkStart w:id="16" w:name="_Toc28286"/>
      <w:r>
        <w:rPr>
          <w:color w:val="auto"/>
        </w:rPr>
        <w:t>（二）经济性比较</w:t>
      </w:r>
      <w:bookmarkEnd w:id="16"/>
    </w:p>
    <w:tbl>
      <w:tblPr>
        <w:tblStyle w:val="af"/>
        <w:tblW w:w="10229" w:type="dxa"/>
        <w:jc w:val="center"/>
        <w:tblLayout w:type="fixed"/>
        <w:tblLook w:val="04A0"/>
      </w:tblPr>
      <w:tblGrid>
        <w:gridCol w:w="1874"/>
        <w:gridCol w:w="2979"/>
        <w:gridCol w:w="2590"/>
        <w:gridCol w:w="2786"/>
      </w:tblGrid>
      <w:tr w:rsidR="002A2725">
        <w:trPr>
          <w:cantSplit/>
          <w:tblHeader/>
          <w:jc w:val="center"/>
        </w:trPr>
        <w:tc>
          <w:tcPr>
            <w:tcW w:w="1874"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指标</w:t>
            </w:r>
          </w:p>
        </w:tc>
        <w:tc>
          <w:tcPr>
            <w:tcW w:w="2979"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方案一：酒店复合</w:t>
            </w:r>
          </w:p>
        </w:tc>
        <w:tc>
          <w:tcPr>
            <w:tcW w:w="2590"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方案二：</w:t>
            </w:r>
            <w:r>
              <w:rPr>
                <w:rFonts w:ascii="Times New Roman" w:eastAsia="黑体" w:hAnsi="Times New Roman" w:cs="Times New Roman"/>
                <w:sz w:val="24"/>
                <w:szCs w:val="24"/>
                <w:lang w:eastAsia="zh-CN"/>
              </w:rPr>
              <w:t>产业链</w:t>
            </w:r>
            <w:r>
              <w:rPr>
                <w:rFonts w:ascii="Times New Roman" w:eastAsia="黑体" w:hAnsi="Times New Roman" w:cs="Times New Roman"/>
                <w:sz w:val="24"/>
                <w:szCs w:val="24"/>
              </w:rPr>
              <w:t>导入</w:t>
            </w:r>
          </w:p>
        </w:tc>
        <w:tc>
          <w:tcPr>
            <w:tcW w:w="2786" w:type="dxa"/>
            <w:shd w:val="clear" w:color="auto" w:fill="FFFFFF" w:themeFill="background1"/>
            <w:tcMar>
              <w:top w:w="70" w:type="dxa"/>
              <w:left w:w="80" w:type="dxa"/>
              <w:bottom w:w="70" w:type="dxa"/>
              <w:right w:w="80" w:type="dxa"/>
            </w:tcMar>
            <w:vAlign w:val="center"/>
          </w:tcPr>
          <w:p w:rsidR="002A2725" w:rsidRDefault="00763A73">
            <w:pPr>
              <w:widowControl w:val="0"/>
              <w:spacing w:after="0" w:line="240" w:lineRule="auto"/>
              <w:jc w:val="center"/>
              <w:rPr>
                <w:rFonts w:ascii="Times New Roman" w:eastAsia="黑体" w:hAnsi="Times New Roman" w:cs="Times New Roman"/>
                <w:sz w:val="24"/>
                <w:szCs w:val="24"/>
              </w:rPr>
            </w:pPr>
            <w:r>
              <w:rPr>
                <w:rFonts w:ascii="Times New Roman" w:eastAsia="黑体" w:hAnsi="Times New Roman" w:cs="Times New Roman"/>
                <w:sz w:val="24"/>
                <w:szCs w:val="24"/>
              </w:rPr>
              <w:t>方案三：租售结合</w:t>
            </w:r>
          </w:p>
        </w:tc>
      </w:tr>
      <w:tr w:rsidR="002A2725">
        <w:trPr>
          <w:cantSplit/>
          <w:jc w:val="center"/>
        </w:trPr>
        <w:tc>
          <w:tcPr>
            <w:tcW w:w="1874"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土地成本</w:t>
            </w:r>
          </w:p>
        </w:tc>
        <w:tc>
          <w:tcPr>
            <w:tcW w:w="2979"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约</w:t>
            </w:r>
            <w:r>
              <w:rPr>
                <w:rFonts w:ascii="Times New Roman" w:hAnsi="Times New Roman" w:cs="Times New Roman"/>
                <w:sz w:val="24"/>
                <w:szCs w:val="24"/>
                <w:lang w:eastAsia="zh-CN"/>
              </w:rPr>
              <w:t>1.75</w:t>
            </w:r>
            <w:r>
              <w:rPr>
                <w:rFonts w:ascii="Times New Roman" w:hAnsi="Times New Roman" w:cs="Times New Roman"/>
                <w:sz w:val="24"/>
                <w:szCs w:val="24"/>
                <w:lang w:eastAsia="zh-CN"/>
              </w:rPr>
              <w:t>亿元</w:t>
            </w:r>
            <w:r>
              <w:rPr>
                <w:rFonts w:ascii="Times New Roman" w:hAnsi="Times New Roman" w:cs="Times New Roman"/>
                <w:sz w:val="24"/>
                <w:szCs w:val="24"/>
                <w:lang w:eastAsia="zh-CN"/>
              </w:rPr>
              <w:br/>
            </w:r>
            <w:r>
              <w:rPr>
                <w:rFonts w:ascii="Times New Roman" w:hAnsi="Times New Roman" w:cs="Times New Roman"/>
                <w:sz w:val="24"/>
                <w:szCs w:val="24"/>
                <w:lang w:eastAsia="zh-CN"/>
              </w:rPr>
              <w:t>（综合楼面价</w:t>
            </w:r>
            <w:r>
              <w:rPr>
                <w:rFonts w:ascii="Times New Roman" w:hAnsi="Times New Roman" w:cs="Times New Roman"/>
                <w:sz w:val="24"/>
                <w:szCs w:val="24"/>
                <w:lang w:eastAsia="zh-CN"/>
              </w:rPr>
              <w:t>4000</w:t>
            </w:r>
            <w:r>
              <w:rPr>
                <w:rFonts w:ascii="Times New Roman" w:hAnsi="Times New Roman" w:cs="Times New Roman"/>
                <w:sz w:val="24"/>
                <w:szCs w:val="24"/>
                <w:lang w:eastAsia="zh-CN"/>
              </w:rPr>
              <w:t>元</w:t>
            </w:r>
            <w:r>
              <w:rPr>
                <w:rFonts w:ascii="Times New Roman" w:hAnsi="Times New Roman" w:cs="Times New Roman"/>
                <w:sz w:val="24"/>
                <w:szCs w:val="24"/>
                <w:lang w:eastAsia="zh-CN"/>
              </w:rPr>
              <w:t>/</w:t>
            </w:r>
            <w:r>
              <w:rPr>
                <w:rFonts w:ascii="Times New Roman" w:hAnsi="Times New Roman" w:cs="Times New Roman"/>
                <w:sz w:val="24"/>
                <w:szCs w:val="24"/>
                <w:lang w:eastAsia="zh-CN"/>
              </w:rPr>
              <w:t>㎡）</w:t>
            </w:r>
          </w:p>
        </w:tc>
        <w:tc>
          <w:tcPr>
            <w:tcW w:w="259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约</w:t>
            </w:r>
            <w:r>
              <w:rPr>
                <w:rFonts w:ascii="Times New Roman" w:hAnsi="Times New Roman" w:cs="Times New Roman"/>
                <w:sz w:val="24"/>
                <w:szCs w:val="24"/>
                <w:lang w:eastAsia="zh-CN"/>
              </w:rPr>
              <w:t>2.19</w:t>
            </w:r>
            <w:r>
              <w:rPr>
                <w:rFonts w:ascii="Times New Roman" w:hAnsi="Times New Roman" w:cs="Times New Roman"/>
                <w:sz w:val="24"/>
                <w:szCs w:val="24"/>
                <w:lang w:eastAsia="zh-CN"/>
              </w:rPr>
              <w:t>亿元</w:t>
            </w:r>
            <w:r>
              <w:rPr>
                <w:rFonts w:ascii="Times New Roman" w:hAnsi="Times New Roman" w:cs="Times New Roman"/>
                <w:sz w:val="24"/>
                <w:szCs w:val="24"/>
                <w:lang w:eastAsia="zh-CN"/>
              </w:rPr>
              <w:br/>
            </w:r>
            <w:r>
              <w:rPr>
                <w:rFonts w:ascii="Times New Roman" w:hAnsi="Times New Roman" w:cs="Times New Roman"/>
                <w:sz w:val="24"/>
                <w:szCs w:val="24"/>
                <w:lang w:eastAsia="zh-CN"/>
              </w:rPr>
              <w:t>（楼面价</w:t>
            </w:r>
            <w:r>
              <w:rPr>
                <w:rFonts w:ascii="Times New Roman" w:hAnsi="Times New Roman" w:cs="Times New Roman"/>
                <w:sz w:val="24"/>
                <w:szCs w:val="24"/>
                <w:lang w:eastAsia="zh-CN"/>
              </w:rPr>
              <w:t>5000</w:t>
            </w:r>
            <w:r>
              <w:rPr>
                <w:rFonts w:ascii="Times New Roman" w:hAnsi="Times New Roman" w:cs="Times New Roman"/>
                <w:sz w:val="24"/>
                <w:szCs w:val="24"/>
                <w:lang w:eastAsia="zh-CN"/>
              </w:rPr>
              <w:t>元</w:t>
            </w:r>
            <w:r>
              <w:rPr>
                <w:rFonts w:ascii="Times New Roman" w:hAnsi="Times New Roman" w:cs="Times New Roman"/>
                <w:sz w:val="24"/>
                <w:szCs w:val="24"/>
                <w:lang w:eastAsia="zh-CN"/>
              </w:rPr>
              <w:t>/</w:t>
            </w:r>
            <w:r>
              <w:rPr>
                <w:rFonts w:ascii="Times New Roman" w:hAnsi="Times New Roman" w:cs="Times New Roman"/>
                <w:sz w:val="24"/>
                <w:szCs w:val="24"/>
                <w:lang w:eastAsia="zh-CN"/>
              </w:rPr>
              <w:t>㎡）</w:t>
            </w:r>
          </w:p>
        </w:tc>
        <w:tc>
          <w:tcPr>
            <w:tcW w:w="2786"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约</w:t>
            </w:r>
            <w:r>
              <w:rPr>
                <w:rFonts w:ascii="Times New Roman" w:hAnsi="Times New Roman" w:cs="Times New Roman"/>
                <w:sz w:val="24"/>
                <w:szCs w:val="24"/>
                <w:lang w:eastAsia="zh-CN"/>
              </w:rPr>
              <w:t>2.19</w:t>
            </w:r>
            <w:r>
              <w:rPr>
                <w:rFonts w:ascii="Times New Roman" w:hAnsi="Times New Roman" w:cs="Times New Roman"/>
                <w:sz w:val="24"/>
                <w:szCs w:val="24"/>
                <w:lang w:eastAsia="zh-CN"/>
              </w:rPr>
              <w:t>亿元</w:t>
            </w:r>
            <w:r>
              <w:rPr>
                <w:rFonts w:ascii="Times New Roman" w:hAnsi="Times New Roman" w:cs="Times New Roman"/>
                <w:sz w:val="24"/>
                <w:szCs w:val="24"/>
                <w:lang w:eastAsia="zh-CN"/>
              </w:rPr>
              <w:br/>
            </w:r>
            <w:r>
              <w:rPr>
                <w:rFonts w:ascii="Times New Roman" w:hAnsi="Times New Roman" w:cs="Times New Roman"/>
                <w:sz w:val="24"/>
                <w:szCs w:val="24"/>
                <w:lang w:eastAsia="zh-CN"/>
              </w:rPr>
              <w:t>（楼面价</w:t>
            </w:r>
            <w:r>
              <w:rPr>
                <w:rFonts w:ascii="Times New Roman" w:hAnsi="Times New Roman" w:cs="Times New Roman"/>
                <w:sz w:val="24"/>
                <w:szCs w:val="24"/>
                <w:lang w:eastAsia="zh-CN"/>
              </w:rPr>
              <w:t>5000</w:t>
            </w:r>
            <w:r>
              <w:rPr>
                <w:rFonts w:ascii="Times New Roman" w:hAnsi="Times New Roman" w:cs="Times New Roman"/>
                <w:sz w:val="24"/>
                <w:szCs w:val="24"/>
                <w:lang w:eastAsia="zh-CN"/>
              </w:rPr>
              <w:t>元</w:t>
            </w:r>
            <w:r>
              <w:rPr>
                <w:rFonts w:ascii="Times New Roman" w:hAnsi="Times New Roman" w:cs="Times New Roman"/>
                <w:sz w:val="24"/>
                <w:szCs w:val="24"/>
                <w:lang w:eastAsia="zh-CN"/>
              </w:rPr>
              <w:t>/</w:t>
            </w:r>
            <w:r>
              <w:rPr>
                <w:rFonts w:ascii="Times New Roman" w:hAnsi="Times New Roman" w:cs="Times New Roman"/>
                <w:sz w:val="24"/>
                <w:szCs w:val="24"/>
                <w:lang w:eastAsia="zh-CN"/>
              </w:rPr>
              <w:t>㎡）</w:t>
            </w:r>
          </w:p>
        </w:tc>
      </w:tr>
      <w:tr w:rsidR="002A2725">
        <w:trPr>
          <w:cantSplit/>
          <w:jc w:val="center"/>
        </w:trPr>
        <w:tc>
          <w:tcPr>
            <w:tcW w:w="1874"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基础建设投入</w:t>
            </w:r>
          </w:p>
        </w:tc>
        <w:tc>
          <w:tcPr>
            <w:tcW w:w="2979"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4</w:t>
            </w:r>
            <w:r>
              <w:rPr>
                <w:rFonts w:ascii="Times New Roman" w:hAnsi="Times New Roman" w:cs="Times New Roman"/>
                <w:sz w:val="24"/>
                <w:szCs w:val="24"/>
              </w:rPr>
              <w:t>亿元</w:t>
            </w:r>
          </w:p>
        </w:tc>
        <w:tc>
          <w:tcPr>
            <w:tcW w:w="259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4</w:t>
            </w:r>
            <w:r>
              <w:rPr>
                <w:rFonts w:ascii="Times New Roman" w:hAnsi="Times New Roman" w:cs="Times New Roman"/>
                <w:sz w:val="24"/>
                <w:szCs w:val="24"/>
              </w:rPr>
              <w:t>亿元</w:t>
            </w:r>
          </w:p>
        </w:tc>
        <w:tc>
          <w:tcPr>
            <w:tcW w:w="2786"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4</w:t>
            </w:r>
            <w:r>
              <w:rPr>
                <w:rFonts w:ascii="Times New Roman" w:hAnsi="Times New Roman" w:cs="Times New Roman"/>
                <w:sz w:val="24"/>
                <w:szCs w:val="24"/>
              </w:rPr>
              <w:t>亿元</w:t>
            </w:r>
          </w:p>
        </w:tc>
      </w:tr>
      <w:tr w:rsidR="002A2725">
        <w:trPr>
          <w:cantSplit/>
          <w:jc w:val="center"/>
        </w:trPr>
        <w:tc>
          <w:tcPr>
            <w:tcW w:w="1874"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静态基础投资</w:t>
            </w:r>
          </w:p>
        </w:tc>
        <w:tc>
          <w:tcPr>
            <w:tcW w:w="2979"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5.75</w:t>
            </w:r>
            <w:r>
              <w:rPr>
                <w:rFonts w:ascii="Times New Roman" w:hAnsi="Times New Roman" w:cs="Times New Roman"/>
                <w:sz w:val="24"/>
                <w:szCs w:val="24"/>
              </w:rPr>
              <w:t>亿元</w:t>
            </w:r>
          </w:p>
        </w:tc>
        <w:tc>
          <w:tcPr>
            <w:tcW w:w="259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6.19</w:t>
            </w:r>
            <w:r>
              <w:rPr>
                <w:rFonts w:ascii="Times New Roman" w:hAnsi="Times New Roman" w:cs="Times New Roman"/>
                <w:sz w:val="24"/>
                <w:szCs w:val="24"/>
              </w:rPr>
              <w:t>亿元</w:t>
            </w:r>
          </w:p>
        </w:tc>
        <w:tc>
          <w:tcPr>
            <w:tcW w:w="2786"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约</w:t>
            </w:r>
            <w:r>
              <w:rPr>
                <w:rFonts w:ascii="Times New Roman" w:hAnsi="Times New Roman" w:cs="Times New Roman"/>
                <w:sz w:val="24"/>
                <w:szCs w:val="24"/>
              </w:rPr>
              <w:t>6.19</w:t>
            </w:r>
            <w:r>
              <w:rPr>
                <w:rFonts w:ascii="Times New Roman" w:hAnsi="Times New Roman" w:cs="Times New Roman"/>
                <w:sz w:val="24"/>
                <w:szCs w:val="24"/>
              </w:rPr>
              <w:t>亿元</w:t>
            </w:r>
          </w:p>
        </w:tc>
      </w:tr>
      <w:tr w:rsidR="002A2725">
        <w:trPr>
          <w:cantSplit/>
          <w:jc w:val="center"/>
        </w:trPr>
        <w:tc>
          <w:tcPr>
            <w:tcW w:w="1874"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年经营收入</w:t>
            </w:r>
          </w:p>
        </w:tc>
        <w:tc>
          <w:tcPr>
            <w:tcW w:w="2979"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约</w:t>
            </w:r>
            <w:r>
              <w:rPr>
                <w:rFonts w:ascii="Times New Roman" w:hAnsi="Times New Roman" w:cs="Times New Roman"/>
                <w:sz w:val="24"/>
                <w:szCs w:val="24"/>
                <w:lang w:eastAsia="zh-CN"/>
              </w:rPr>
              <w:t>1950</w:t>
            </w:r>
            <w:r>
              <w:rPr>
                <w:rFonts w:ascii="Times New Roman" w:hAnsi="Times New Roman" w:cs="Times New Roman"/>
                <w:sz w:val="24"/>
                <w:szCs w:val="24"/>
                <w:lang w:eastAsia="zh-CN"/>
              </w:rPr>
              <w:t>-</w:t>
            </w:r>
            <w:r>
              <w:rPr>
                <w:rFonts w:ascii="Times New Roman" w:hAnsi="Times New Roman" w:cs="Times New Roman"/>
                <w:sz w:val="24"/>
                <w:szCs w:val="24"/>
                <w:lang w:eastAsia="zh-CN"/>
              </w:rPr>
              <w:t>1980</w:t>
            </w:r>
            <w:r>
              <w:rPr>
                <w:rFonts w:ascii="Times New Roman" w:hAnsi="Times New Roman" w:cs="Times New Roman"/>
                <w:sz w:val="24"/>
                <w:szCs w:val="24"/>
                <w:lang w:eastAsia="zh-CN"/>
              </w:rPr>
              <w:t>万元</w:t>
            </w:r>
            <w:r>
              <w:rPr>
                <w:rFonts w:ascii="Times New Roman" w:hAnsi="Times New Roman" w:cs="Times New Roman"/>
                <w:sz w:val="24"/>
                <w:szCs w:val="24"/>
                <w:lang w:eastAsia="zh-CN"/>
              </w:rPr>
              <w:t>/</w:t>
            </w:r>
            <w:r>
              <w:rPr>
                <w:rFonts w:ascii="Times New Roman" w:hAnsi="Times New Roman" w:cs="Times New Roman"/>
                <w:sz w:val="24"/>
                <w:szCs w:val="24"/>
                <w:lang w:eastAsia="zh-CN"/>
              </w:rPr>
              <w:t>年</w:t>
            </w:r>
          </w:p>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（办公</w:t>
            </w:r>
            <w:r>
              <w:rPr>
                <w:rFonts w:ascii="Times New Roman" w:hAnsi="Times New Roman" w:cs="Times New Roman"/>
                <w:sz w:val="24"/>
                <w:szCs w:val="24"/>
                <w:lang w:eastAsia="zh-CN"/>
              </w:rPr>
              <w:t>1.5</w:t>
            </w:r>
            <w:r>
              <w:rPr>
                <w:rFonts w:ascii="Times New Roman" w:hAnsi="Times New Roman" w:cs="Times New Roman"/>
                <w:sz w:val="24"/>
                <w:szCs w:val="24"/>
                <w:lang w:eastAsia="zh-CN"/>
              </w:rPr>
              <w:t>元</w:t>
            </w:r>
            <w:r>
              <w:rPr>
                <w:rFonts w:ascii="Times New Roman" w:hAnsi="Times New Roman" w:cs="Times New Roman"/>
                <w:sz w:val="24"/>
                <w:szCs w:val="24"/>
                <w:lang w:eastAsia="zh-CN"/>
              </w:rPr>
              <w:t>/</w:t>
            </w:r>
            <w:r>
              <w:rPr>
                <w:rFonts w:ascii="Times New Roman" w:hAnsi="Times New Roman" w:cs="Times New Roman"/>
                <w:sz w:val="24"/>
                <w:szCs w:val="24"/>
                <w:lang w:eastAsia="zh-CN"/>
              </w:rPr>
              <w:t>㎡</w:t>
            </w:r>
            <w:r>
              <w:rPr>
                <w:rFonts w:ascii="Times New Roman" w:hAnsi="Times New Roman" w:cs="Times New Roman"/>
                <w:sz w:val="24"/>
                <w:szCs w:val="24"/>
                <w:lang w:eastAsia="zh-CN"/>
              </w:rPr>
              <w:t>·</w:t>
            </w:r>
            <w:r>
              <w:rPr>
                <w:rFonts w:ascii="Times New Roman" w:hAnsi="Times New Roman" w:cs="Times New Roman"/>
                <w:sz w:val="24"/>
                <w:szCs w:val="24"/>
                <w:lang w:eastAsia="zh-CN"/>
              </w:rPr>
              <w:t>天、出租率</w:t>
            </w:r>
            <w:r>
              <w:rPr>
                <w:rFonts w:ascii="Times New Roman" w:hAnsi="Times New Roman" w:cs="Times New Roman"/>
                <w:sz w:val="24"/>
                <w:szCs w:val="24"/>
                <w:lang w:eastAsia="zh-CN"/>
              </w:rPr>
              <w:t>80%</w:t>
            </w:r>
            <w:r>
              <w:rPr>
                <w:rFonts w:ascii="Times New Roman" w:hAnsi="Times New Roman" w:cs="Times New Roman"/>
                <w:sz w:val="24"/>
                <w:szCs w:val="24"/>
                <w:lang w:eastAsia="zh-CN"/>
              </w:rPr>
              <w:t>；酒店</w:t>
            </w:r>
            <w:r>
              <w:rPr>
                <w:rFonts w:ascii="Times New Roman" w:hAnsi="Times New Roman" w:cs="Times New Roman"/>
                <w:sz w:val="24"/>
                <w:szCs w:val="24"/>
                <w:lang w:eastAsia="zh-CN"/>
              </w:rPr>
              <w:t>1.25</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1.30</w:t>
            </w:r>
            <w:r>
              <w:rPr>
                <w:rFonts w:ascii="Times New Roman" w:hAnsi="Times New Roman" w:cs="Times New Roman"/>
                <w:sz w:val="24"/>
                <w:szCs w:val="24"/>
                <w:lang w:eastAsia="zh-CN"/>
              </w:rPr>
              <w:t>元</w:t>
            </w:r>
            <w:r>
              <w:rPr>
                <w:rFonts w:ascii="Times New Roman" w:hAnsi="Times New Roman" w:cs="Times New Roman"/>
                <w:sz w:val="24"/>
                <w:szCs w:val="24"/>
                <w:lang w:eastAsia="zh-CN"/>
              </w:rPr>
              <w:t>/</w:t>
            </w:r>
            <w:r>
              <w:rPr>
                <w:rFonts w:ascii="Times New Roman" w:hAnsi="Times New Roman" w:cs="Times New Roman"/>
                <w:sz w:val="24"/>
                <w:szCs w:val="24"/>
                <w:lang w:eastAsia="zh-CN"/>
              </w:rPr>
              <w:t>㎡</w:t>
            </w:r>
            <w:r>
              <w:rPr>
                <w:rFonts w:ascii="Times New Roman" w:hAnsi="Times New Roman" w:cs="Times New Roman"/>
                <w:sz w:val="24"/>
                <w:szCs w:val="24"/>
                <w:lang w:eastAsia="zh-CN"/>
              </w:rPr>
              <w:t>·</w:t>
            </w:r>
            <w:r>
              <w:rPr>
                <w:rFonts w:ascii="Times New Roman" w:hAnsi="Times New Roman" w:cs="Times New Roman"/>
                <w:sz w:val="24"/>
                <w:szCs w:val="24"/>
                <w:lang w:eastAsia="zh-CN"/>
              </w:rPr>
              <w:t>天）</w:t>
            </w:r>
          </w:p>
        </w:tc>
        <w:tc>
          <w:tcPr>
            <w:tcW w:w="259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约</w:t>
            </w:r>
            <w:r>
              <w:rPr>
                <w:rFonts w:ascii="Times New Roman" w:hAnsi="Times New Roman" w:cs="Times New Roman"/>
                <w:sz w:val="24"/>
                <w:szCs w:val="24"/>
                <w:lang w:eastAsia="zh-CN"/>
              </w:rPr>
              <w:t>1918</w:t>
            </w:r>
            <w:r>
              <w:rPr>
                <w:rFonts w:ascii="Times New Roman" w:hAnsi="Times New Roman" w:cs="Times New Roman"/>
                <w:sz w:val="24"/>
                <w:szCs w:val="24"/>
                <w:lang w:eastAsia="zh-CN"/>
              </w:rPr>
              <w:t>万元</w:t>
            </w:r>
            <w:r>
              <w:rPr>
                <w:rFonts w:ascii="Times New Roman" w:hAnsi="Times New Roman" w:cs="Times New Roman"/>
                <w:sz w:val="24"/>
                <w:szCs w:val="24"/>
                <w:lang w:eastAsia="zh-CN"/>
              </w:rPr>
              <w:t>/</w:t>
            </w:r>
            <w:r>
              <w:rPr>
                <w:rFonts w:ascii="Times New Roman" w:hAnsi="Times New Roman" w:cs="Times New Roman"/>
                <w:sz w:val="24"/>
                <w:szCs w:val="24"/>
                <w:lang w:eastAsia="zh-CN"/>
              </w:rPr>
              <w:t>年</w:t>
            </w:r>
          </w:p>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（租金</w:t>
            </w:r>
            <w:r>
              <w:rPr>
                <w:rFonts w:ascii="Times New Roman" w:hAnsi="Times New Roman" w:cs="Times New Roman"/>
                <w:sz w:val="24"/>
                <w:szCs w:val="24"/>
                <w:lang w:eastAsia="zh-CN"/>
              </w:rPr>
              <w:t>1.5</w:t>
            </w:r>
            <w:r>
              <w:rPr>
                <w:rFonts w:ascii="Times New Roman" w:hAnsi="Times New Roman" w:cs="Times New Roman"/>
                <w:sz w:val="24"/>
                <w:szCs w:val="24"/>
                <w:lang w:eastAsia="zh-CN"/>
              </w:rPr>
              <w:t>元</w:t>
            </w:r>
            <w:r>
              <w:rPr>
                <w:rFonts w:ascii="Times New Roman" w:hAnsi="Times New Roman" w:cs="Times New Roman"/>
                <w:sz w:val="24"/>
                <w:szCs w:val="24"/>
                <w:lang w:eastAsia="zh-CN"/>
              </w:rPr>
              <w:t>/</w:t>
            </w:r>
            <w:r>
              <w:rPr>
                <w:rFonts w:ascii="Times New Roman" w:hAnsi="Times New Roman" w:cs="Times New Roman"/>
                <w:sz w:val="24"/>
                <w:szCs w:val="24"/>
                <w:lang w:eastAsia="zh-CN"/>
              </w:rPr>
              <w:t>㎡</w:t>
            </w:r>
            <w:r>
              <w:rPr>
                <w:rFonts w:ascii="Times New Roman" w:hAnsi="Times New Roman" w:cs="Times New Roman"/>
                <w:sz w:val="24"/>
                <w:szCs w:val="24"/>
                <w:lang w:eastAsia="zh-CN"/>
              </w:rPr>
              <w:t>·</w:t>
            </w:r>
            <w:r>
              <w:rPr>
                <w:rFonts w:ascii="Times New Roman" w:hAnsi="Times New Roman" w:cs="Times New Roman"/>
                <w:sz w:val="24"/>
                <w:szCs w:val="24"/>
                <w:lang w:eastAsia="zh-CN"/>
              </w:rPr>
              <w:t>天、出租率</w:t>
            </w:r>
            <w:r>
              <w:rPr>
                <w:rFonts w:ascii="Times New Roman" w:hAnsi="Times New Roman" w:cs="Times New Roman"/>
                <w:sz w:val="24"/>
                <w:szCs w:val="24"/>
                <w:lang w:eastAsia="zh-CN"/>
              </w:rPr>
              <w:t>80%</w:t>
            </w:r>
            <w:r>
              <w:rPr>
                <w:rFonts w:ascii="Times New Roman" w:hAnsi="Times New Roman" w:cs="Times New Roman"/>
                <w:sz w:val="24"/>
                <w:szCs w:val="24"/>
                <w:lang w:eastAsia="zh-CN"/>
              </w:rPr>
              <w:t>）</w:t>
            </w:r>
          </w:p>
        </w:tc>
        <w:tc>
          <w:tcPr>
            <w:tcW w:w="2786"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自持租金约</w:t>
            </w:r>
            <w:r>
              <w:rPr>
                <w:rFonts w:ascii="Times New Roman" w:hAnsi="Times New Roman" w:cs="Times New Roman"/>
                <w:sz w:val="24"/>
                <w:szCs w:val="24"/>
                <w:lang w:eastAsia="zh-CN"/>
              </w:rPr>
              <w:t>1151</w:t>
            </w:r>
            <w:r>
              <w:rPr>
                <w:rFonts w:ascii="Times New Roman" w:hAnsi="Times New Roman" w:cs="Times New Roman"/>
                <w:sz w:val="24"/>
                <w:szCs w:val="24"/>
                <w:lang w:eastAsia="zh-CN"/>
              </w:rPr>
              <w:t>万元</w:t>
            </w:r>
            <w:r>
              <w:rPr>
                <w:rFonts w:ascii="Times New Roman" w:hAnsi="Times New Roman" w:cs="Times New Roman"/>
                <w:sz w:val="24"/>
                <w:szCs w:val="24"/>
                <w:lang w:eastAsia="zh-CN"/>
              </w:rPr>
              <w:t>/</w:t>
            </w:r>
            <w:r>
              <w:rPr>
                <w:rFonts w:ascii="Times New Roman" w:hAnsi="Times New Roman" w:cs="Times New Roman"/>
                <w:sz w:val="24"/>
                <w:szCs w:val="24"/>
                <w:lang w:eastAsia="zh-CN"/>
              </w:rPr>
              <w:t>年</w:t>
            </w:r>
          </w:p>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（自持</w:t>
            </w:r>
            <w:r>
              <w:rPr>
                <w:rFonts w:ascii="Times New Roman" w:hAnsi="Times New Roman" w:cs="Times New Roman"/>
                <w:sz w:val="24"/>
                <w:szCs w:val="24"/>
                <w:lang w:eastAsia="zh-CN"/>
              </w:rPr>
              <w:t>60%</w:t>
            </w:r>
            <w:r>
              <w:rPr>
                <w:rFonts w:ascii="Times New Roman" w:hAnsi="Times New Roman" w:cs="Times New Roman"/>
                <w:sz w:val="24"/>
                <w:szCs w:val="24"/>
                <w:lang w:eastAsia="zh-CN"/>
              </w:rPr>
              <w:t>；租金</w:t>
            </w:r>
            <w:r>
              <w:rPr>
                <w:rFonts w:ascii="Times New Roman" w:hAnsi="Times New Roman" w:cs="Times New Roman"/>
                <w:sz w:val="24"/>
                <w:szCs w:val="24"/>
                <w:lang w:eastAsia="zh-CN"/>
              </w:rPr>
              <w:t>1.5</w:t>
            </w:r>
            <w:r>
              <w:rPr>
                <w:rFonts w:ascii="Times New Roman" w:hAnsi="Times New Roman" w:cs="Times New Roman"/>
                <w:sz w:val="24"/>
                <w:szCs w:val="24"/>
                <w:lang w:eastAsia="zh-CN"/>
              </w:rPr>
              <w:t>元</w:t>
            </w:r>
            <w:r>
              <w:rPr>
                <w:rFonts w:ascii="Times New Roman" w:hAnsi="Times New Roman" w:cs="Times New Roman"/>
                <w:sz w:val="24"/>
                <w:szCs w:val="24"/>
                <w:lang w:eastAsia="zh-CN"/>
              </w:rPr>
              <w:t>/</w:t>
            </w:r>
            <w:r>
              <w:rPr>
                <w:rFonts w:ascii="Times New Roman" w:hAnsi="Times New Roman" w:cs="Times New Roman"/>
                <w:sz w:val="24"/>
                <w:szCs w:val="24"/>
                <w:lang w:eastAsia="zh-CN"/>
              </w:rPr>
              <w:t>㎡</w:t>
            </w:r>
            <w:r>
              <w:rPr>
                <w:rFonts w:ascii="Times New Roman" w:hAnsi="Times New Roman" w:cs="Times New Roman"/>
                <w:sz w:val="24"/>
                <w:szCs w:val="24"/>
                <w:lang w:eastAsia="zh-CN"/>
              </w:rPr>
              <w:t>·</w:t>
            </w:r>
            <w:r>
              <w:rPr>
                <w:rFonts w:ascii="Times New Roman" w:hAnsi="Times New Roman" w:cs="Times New Roman"/>
                <w:sz w:val="24"/>
                <w:szCs w:val="24"/>
                <w:lang w:eastAsia="zh-CN"/>
              </w:rPr>
              <w:t>天、出租率</w:t>
            </w:r>
            <w:r>
              <w:rPr>
                <w:rFonts w:ascii="Times New Roman" w:hAnsi="Times New Roman" w:cs="Times New Roman"/>
                <w:sz w:val="24"/>
                <w:szCs w:val="24"/>
                <w:lang w:eastAsia="zh-CN"/>
              </w:rPr>
              <w:t>80%</w:t>
            </w:r>
            <w:r>
              <w:rPr>
                <w:rFonts w:ascii="Times New Roman" w:hAnsi="Times New Roman" w:cs="Times New Roman"/>
                <w:sz w:val="24"/>
                <w:szCs w:val="24"/>
                <w:lang w:eastAsia="zh-CN"/>
              </w:rPr>
              <w:t>）</w:t>
            </w:r>
          </w:p>
        </w:tc>
      </w:tr>
      <w:tr w:rsidR="002A2725">
        <w:trPr>
          <w:cantSplit/>
          <w:jc w:val="center"/>
        </w:trPr>
        <w:tc>
          <w:tcPr>
            <w:tcW w:w="1874"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销售回款</w:t>
            </w:r>
          </w:p>
          <w:p w:rsidR="002A2725" w:rsidRDefault="00763A73">
            <w:pPr>
              <w:widowControl w:val="0"/>
              <w:spacing w:after="0" w:line="24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w:t>
            </w:r>
            <w:r>
              <w:rPr>
                <w:rFonts w:ascii="Times New Roman" w:hAnsi="Times New Roman" w:cs="Times New Roman"/>
                <w:b/>
                <w:bCs/>
                <w:sz w:val="24"/>
                <w:szCs w:val="24"/>
                <w:lang w:eastAsia="zh-CN"/>
              </w:rPr>
              <w:t>静态回收</w:t>
            </w:r>
            <w:r>
              <w:rPr>
                <w:rFonts w:ascii="Times New Roman" w:hAnsi="Times New Roman" w:cs="Times New Roman" w:hint="eastAsia"/>
                <w:b/>
                <w:bCs/>
                <w:sz w:val="24"/>
                <w:szCs w:val="24"/>
                <w:lang w:eastAsia="zh-CN"/>
              </w:rPr>
              <w:t>期</w:t>
            </w:r>
            <w:r>
              <w:rPr>
                <w:rFonts w:ascii="Times New Roman" w:hAnsi="Times New Roman" w:cs="Times New Roman"/>
                <w:b/>
                <w:bCs/>
                <w:sz w:val="24"/>
                <w:szCs w:val="24"/>
                <w:lang w:eastAsia="zh-CN"/>
              </w:rPr>
              <w:t>）</w:t>
            </w:r>
          </w:p>
        </w:tc>
        <w:tc>
          <w:tcPr>
            <w:tcW w:w="2979"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静态回收</w:t>
            </w:r>
            <w:r>
              <w:rPr>
                <w:rFonts w:ascii="Times New Roman" w:hAnsi="Times New Roman" w:cs="Times New Roman" w:hint="eastAsia"/>
                <w:sz w:val="24"/>
                <w:szCs w:val="24"/>
                <w:lang w:eastAsia="zh-CN"/>
              </w:rPr>
              <w:t>期</w:t>
            </w:r>
            <w:r>
              <w:rPr>
                <w:rFonts w:ascii="Times New Roman" w:hAnsi="Times New Roman" w:cs="Times New Roman"/>
                <w:sz w:val="24"/>
                <w:szCs w:val="24"/>
              </w:rPr>
              <w:t>约</w:t>
            </w:r>
            <w:r>
              <w:rPr>
                <w:rFonts w:ascii="Times New Roman" w:hAnsi="Times New Roman" w:cs="Times New Roman"/>
                <w:sz w:val="24"/>
                <w:szCs w:val="24"/>
              </w:rPr>
              <w:t>29</w:t>
            </w:r>
            <w:r>
              <w:rPr>
                <w:rFonts w:ascii="Times New Roman" w:hAnsi="Times New Roman" w:cs="Times New Roman" w:hint="eastAsia"/>
                <w:sz w:val="24"/>
                <w:szCs w:val="24"/>
                <w:lang w:eastAsia="zh-CN"/>
              </w:rPr>
              <w:t>-</w:t>
            </w:r>
            <w:r>
              <w:rPr>
                <w:rFonts w:ascii="Times New Roman" w:hAnsi="Times New Roman" w:cs="Times New Roman"/>
                <w:sz w:val="24"/>
                <w:szCs w:val="24"/>
              </w:rPr>
              <w:t>30</w:t>
            </w:r>
            <w:r>
              <w:rPr>
                <w:rFonts w:ascii="Times New Roman" w:hAnsi="Times New Roman" w:cs="Times New Roman"/>
                <w:sz w:val="24"/>
                <w:szCs w:val="24"/>
              </w:rPr>
              <w:t>年</w:t>
            </w:r>
          </w:p>
        </w:tc>
        <w:tc>
          <w:tcPr>
            <w:tcW w:w="2590"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静态回收</w:t>
            </w:r>
            <w:r>
              <w:rPr>
                <w:rFonts w:ascii="Times New Roman" w:hAnsi="Times New Roman" w:cs="Times New Roman" w:hint="eastAsia"/>
                <w:sz w:val="24"/>
                <w:szCs w:val="24"/>
                <w:lang w:eastAsia="zh-CN"/>
              </w:rPr>
              <w:t>期</w:t>
            </w:r>
            <w:r>
              <w:rPr>
                <w:rFonts w:ascii="Times New Roman" w:hAnsi="Times New Roman" w:cs="Times New Roman"/>
                <w:sz w:val="24"/>
                <w:szCs w:val="24"/>
              </w:rPr>
              <w:t>约</w:t>
            </w:r>
            <w:r>
              <w:rPr>
                <w:rFonts w:ascii="Times New Roman" w:hAnsi="Times New Roman" w:cs="Times New Roman"/>
                <w:sz w:val="24"/>
                <w:szCs w:val="24"/>
              </w:rPr>
              <w:t>32</w:t>
            </w:r>
            <w:r>
              <w:rPr>
                <w:rFonts w:ascii="Times New Roman" w:hAnsi="Times New Roman" w:cs="Times New Roman"/>
                <w:sz w:val="24"/>
                <w:szCs w:val="24"/>
              </w:rPr>
              <w:t>年</w:t>
            </w:r>
          </w:p>
        </w:tc>
        <w:tc>
          <w:tcPr>
            <w:tcW w:w="2786" w:type="dxa"/>
            <w:tcMar>
              <w:top w:w="70" w:type="dxa"/>
              <w:left w:w="80" w:type="dxa"/>
              <w:bottom w:w="70" w:type="dxa"/>
              <w:right w:w="80" w:type="dxa"/>
            </w:tcMar>
            <w:vAlign w:val="center"/>
          </w:tcPr>
          <w:p w:rsidR="002A2725" w:rsidRDefault="00763A73">
            <w:pPr>
              <w:widowControl w:val="0"/>
              <w:spacing w:after="0"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销售回款约</w:t>
            </w:r>
            <w:r>
              <w:rPr>
                <w:rFonts w:ascii="Times New Roman" w:hAnsi="Times New Roman" w:cs="Times New Roman"/>
                <w:sz w:val="24"/>
                <w:szCs w:val="24"/>
                <w:lang w:eastAsia="zh-CN"/>
              </w:rPr>
              <w:t>2.10</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2.63</w:t>
            </w:r>
            <w:r>
              <w:rPr>
                <w:rFonts w:ascii="Times New Roman" w:hAnsi="Times New Roman" w:cs="Times New Roman"/>
                <w:sz w:val="24"/>
                <w:szCs w:val="24"/>
                <w:lang w:eastAsia="zh-CN"/>
              </w:rPr>
              <w:t>亿元（可售</w:t>
            </w:r>
            <w:r>
              <w:rPr>
                <w:rFonts w:ascii="Times New Roman" w:hAnsi="Times New Roman" w:cs="Times New Roman"/>
                <w:sz w:val="24"/>
                <w:szCs w:val="24"/>
                <w:lang w:eastAsia="zh-CN"/>
              </w:rPr>
              <w:t>40%</w:t>
            </w:r>
            <w:r>
              <w:rPr>
                <w:rFonts w:ascii="Times New Roman" w:hAnsi="Times New Roman" w:cs="Times New Roman"/>
                <w:sz w:val="24"/>
                <w:szCs w:val="24"/>
                <w:lang w:eastAsia="zh-CN"/>
              </w:rPr>
              <w:t>，售价</w:t>
            </w:r>
            <w:r>
              <w:rPr>
                <w:rFonts w:ascii="Times New Roman" w:hAnsi="Times New Roman" w:cs="Times New Roman"/>
                <w:sz w:val="24"/>
                <w:szCs w:val="24"/>
                <w:lang w:eastAsia="zh-CN"/>
              </w:rPr>
              <w:t>1.2</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1.5</w:t>
            </w:r>
            <w:r>
              <w:rPr>
                <w:rFonts w:ascii="Times New Roman" w:hAnsi="Times New Roman" w:cs="Times New Roman"/>
                <w:sz w:val="24"/>
                <w:szCs w:val="24"/>
                <w:lang w:eastAsia="zh-CN"/>
              </w:rPr>
              <w:t>万元</w:t>
            </w:r>
            <w:r>
              <w:rPr>
                <w:rFonts w:ascii="Times New Roman" w:hAnsi="Times New Roman" w:cs="Times New Roman"/>
                <w:sz w:val="24"/>
                <w:szCs w:val="24"/>
                <w:lang w:eastAsia="zh-CN"/>
              </w:rPr>
              <w:t>/</w:t>
            </w:r>
            <w:r>
              <w:rPr>
                <w:rFonts w:ascii="Times New Roman" w:hAnsi="Times New Roman" w:cs="Times New Roman"/>
                <w:sz w:val="24"/>
                <w:szCs w:val="24"/>
                <w:lang w:eastAsia="zh-CN"/>
              </w:rPr>
              <w:t>㎡）；剩余投资静态回收</w:t>
            </w:r>
            <w:r>
              <w:rPr>
                <w:rFonts w:ascii="Times New Roman" w:hAnsi="Times New Roman" w:cs="Times New Roman" w:hint="eastAsia"/>
                <w:sz w:val="24"/>
                <w:szCs w:val="24"/>
                <w:lang w:eastAsia="zh-CN"/>
              </w:rPr>
              <w:t>期</w:t>
            </w:r>
            <w:r>
              <w:rPr>
                <w:rFonts w:ascii="Times New Roman" w:hAnsi="Times New Roman" w:cs="Times New Roman"/>
                <w:sz w:val="24"/>
                <w:szCs w:val="24"/>
                <w:lang w:eastAsia="zh-CN"/>
              </w:rPr>
              <w:t>约</w:t>
            </w:r>
            <w:r>
              <w:rPr>
                <w:rFonts w:ascii="Times New Roman" w:hAnsi="Times New Roman" w:cs="Times New Roman"/>
                <w:sz w:val="24"/>
                <w:szCs w:val="24"/>
                <w:lang w:eastAsia="zh-CN"/>
              </w:rPr>
              <w:t>31</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36</w:t>
            </w:r>
            <w:r>
              <w:rPr>
                <w:rFonts w:ascii="Times New Roman" w:hAnsi="Times New Roman" w:cs="Times New Roman"/>
                <w:sz w:val="24"/>
                <w:szCs w:val="24"/>
                <w:lang w:eastAsia="zh-CN"/>
              </w:rPr>
              <w:t>年</w:t>
            </w:r>
          </w:p>
        </w:tc>
      </w:tr>
    </w:tbl>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从静态测算看，三种方案土地及基础建设投入约</w:t>
      </w:r>
      <w:r>
        <w:rPr>
          <w:rFonts w:ascii="Times New Roman" w:hAnsi="Times New Roman" w:cs="Times New Roman"/>
          <w:szCs w:val="32"/>
          <w:lang w:eastAsia="zh-CN"/>
        </w:rPr>
        <w:t>5</w:t>
      </w:r>
      <w:r>
        <w:rPr>
          <w:rFonts w:ascii="Times New Roman" w:hAnsi="Times New Roman" w:cs="Times New Roman"/>
          <w:szCs w:val="32"/>
          <w:lang w:eastAsia="zh-CN"/>
        </w:rPr>
        <w:t>.75-</w:t>
      </w:r>
      <w:r>
        <w:rPr>
          <w:rFonts w:ascii="Times New Roman" w:hAnsi="Times New Roman" w:cs="Times New Roman"/>
          <w:szCs w:val="32"/>
          <w:lang w:eastAsia="zh-CN"/>
        </w:rPr>
        <w:t>6</w:t>
      </w:r>
      <w:r>
        <w:rPr>
          <w:rFonts w:ascii="Times New Roman" w:hAnsi="Times New Roman" w:cs="Times New Roman"/>
          <w:szCs w:val="32"/>
          <w:lang w:eastAsia="zh-CN"/>
        </w:rPr>
        <w:t>.19</w:t>
      </w:r>
      <w:r>
        <w:rPr>
          <w:rFonts w:ascii="Times New Roman" w:hAnsi="Times New Roman" w:cs="Times New Roman"/>
          <w:szCs w:val="32"/>
          <w:lang w:eastAsia="zh-CN"/>
        </w:rPr>
        <w:t>亿元。</w:t>
      </w:r>
      <w:r>
        <w:rPr>
          <w:rFonts w:ascii="Times New Roman" w:hAnsi="Times New Roman" w:cs="Times New Roman"/>
          <w:b/>
          <w:bCs/>
          <w:szCs w:val="32"/>
          <w:lang w:eastAsia="zh-CN"/>
        </w:rPr>
        <w:t>方案一</w:t>
      </w:r>
      <w:r>
        <w:rPr>
          <w:rFonts w:ascii="Times New Roman" w:hAnsi="Times New Roman" w:cs="Times New Roman"/>
          <w:szCs w:val="32"/>
          <w:lang w:eastAsia="zh-CN"/>
        </w:rPr>
        <w:t>通过酒店长期租赁降低</w:t>
      </w:r>
      <w:r>
        <w:rPr>
          <w:rFonts w:ascii="Times New Roman" w:hAnsi="Times New Roman" w:cs="Times New Roman" w:hint="eastAsia"/>
          <w:szCs w:val="32"/>
          <w:lang w:eastAsia="zh-CN"/>
        </w:rPr>
        <w:t>办公</w:t>
      </w:r>
      <w:r>
        <w:rPr>
          <w:rFonts w:ascii="Times New Roman" w:hAnsi="Times New Roman" w:cs="Times New Roman"/>
          <w:szCs w:val="32"/>
          <w:lang w:eastAsia="zh-CN"/>
        </w:rPr>
        <w:t>招商压力，静态回收</w:t>
      </w:r>
      <w:r>
        <w:rPr>
          <w:rFonts w:ascii="Times New Roman" w:hAnsi="Times New Roman" w:cs="Times New Roman" w:hint="eastAsia"/>
          <w:szCs w:val="32"/>
          <w:lang w:eastAsia="zh-CN"/>
        </w:rPr>
        <w:t>期</w:t>
      </w:r>
      <w:r>
        <w:rPr>
          <w:rFonts w:ascii="Times New Roman" w:hAnsi="Times New Roman" w:cs="Times New Roman"/>
          <w:szCs w:val="32"/>
          <w:lang w:eastAsia="zh-CN"/>
        </w:rPr>
        <w:t>约</w:t>
      </w:r>
      <w:r>
        <w:rPr>
          <w:rFonts w:ascii="Times New Roman" w:hAnsi="Times New Roman" w:cs="Times New Roman"/>
          <w:szCs w:val="32"/>
          <w:lang w:eastAsia="zh-CN"/>
        </w:rPr>
        <w:t>2</w:t>
      </w:r>
      <w:r>
        <w:rPr>
          <w:rFonts w:ascii="Times New Roman" w:hAnsi="Times New Roman" w:cs="Times New Roman"/>
          <w:szCs w:val="32"/>
          <w:lang w:eastAsia="zh-CN"/>
        </w:rPr>
        <w:t>9</w:t>
      </w:r>
      <w:r>
        <w:rPr>
          <w:rFonts w:ascii="Times New Roman" w:hAnsi="Times New Roman" w:cs="Times New Roman"/>
          <w:szCs w:val="32"/>
          <w:lang w:eastAsia="zh-CN"/>
        </w:rPr>
        <w:t>-</w:t>
      </w:r>
      <w:r>
        <w:rPr>
          <w:rFonts w:ascii="Times New Roman" w:hAnsi="Times New Roman" w:cs="Times New Roman"/>
          <w:szCs w:val="32"/>
          <w:lang w:eastAsia="zh-CN"/>
        </w:rPr>
        <w:t>3</w:t>
      </w:r>
      <w:r>
        <w:rPr>
          <w:rFonts w:ascii="Times New Roman" w:hAnsi="Times New Roman" w:cs="Times New Roman"/>
          <w:szCs w:val="32"/>
          <w:lang w:eastAsia="zh-CN"/>
        </w:rPr>
        <w:t>0</w:t>
      </w:r>
      <w:r>
        <w:rPr>
          <w:rFonts w:ascii="Times New Roman" w:hAnsi="Times New Roman" w:cs="Times New Roman"/>
          <w:szCs w:val="32"/>
          <w:lang w:eastAsia="zh-CN"/>
        </w:rPr>
        <w:t>年；</w:t>
      </w:r>
      <w:r>
        <w:rPr>
          <w:rFonts w:ascii="Times New Roman" w:hAnsi="Times New Roman" w:cs="Times New Roman"/>
          <w:b/>
          <w:bCs/>
          <w:szCs w:val="32"/>
          <w:lang w:eastAsia="zh-CN"/>
        </w:rPr>
        <w:t>方案二</w:t>
      </w:r>
      <w:r>
        <w:rPr>
          <w:rFonts w:ascii="Times New Roman" w:hAnsi="Times New Roman" w:cs="Times New Roman"/>
          <w:szCs w:val="32"/>
          <w:lang w:eastAsia="zh-CN"/>
        </w:rPr>
        <w:t>租金</w:t>
      </w:r>
      <w:r>
        <w:rPr>
          <w:rFonts w:ascii="Times New Roman" w:hAnsi="Times New Roman" w:cs="Times New Roman"/>
          <w:szCs w:val="32"/>
          <w:lang w:eastAsia="zh-CN"/>
        </w:rPr>
        <w:t>收益水平与普通</w:t>
      </w:r>
      <w:r>
        <w:rPr>
          <w:rFonts w:ascii="Times New Roman" w:hAnsi="Times New Roman" w:cs="Times New Roman" w:hint="eastAsia"/>
          <w:szCs w:val="32"/>
          <w:lang w:eastAsia="zh-CN"/>
        </w:rPr>
        <w:t>办公</w:t>
      </w:r>
      <w:r>
        <w:rPr>
          <w:rFonts w:ascii="Times New Roman" w:hAnsi="Times New Roman" w:cs="Times New Roman"/>
          <w:szCs w:val="32"/>
          <w:lang w:eastAsia="zh-CN"/>
        </w:rPr>
        <w:t>接近，核心在于提前形成大面积稳定需求；</w:t>
      </w:r>
      <w:r>
        <w:rPr>
          <w:rFonts w:ascii="Times New Roman" w:hAnsi="Times New Roman" w:cs="Times New Roman"/>
          <w:b/>
          <w:bCs/>
          <w:szCs w:val="32"/>
          <w:lang w:eastAsia="zh-CN"/>
        </w:rPr>
        <w:t>方案三</w:t>
      </w:r>
      <w:r>
        <w:rPr>
          <w:rFonts w:ascii="Times New Roman" w:hAnsi="Times New Roman" w:cs="Times New Roman"/>
          <w:szCs w:val="32"/>
          <w:lang w:eastAsia="zh-CN"/>
        </w:rPr>
        <w:t>通过</w:t>
      </w:r>
      <w:r>
        <w:rPr>
          <w:rFonts w:ascii="Times New Roman" w:hAnsi="Times New Roman" w:cs="Times New Roman"/>
          <w:szCs w:val="32"/>
          <w:lang w:eastAsia="zh-CN"/>
        </w:rPr>
        <w:t>40%</w:t>
      </w:r>
      <w:r>
        <w:rPr>
          <w:rFonts w:ascii="Times New Roman" w:hAnsi="Times New Roman" w:cs="Times New Roman"/>
          <w:szCs w:val="32"/>
          <w:lang w:eastAsia="zh-CN"/>
        </w:rPr>
        <w:t>销售可形成约</w:t>
      </w:r>
      <w:r>
        <w:rPr>
          <w:rFonts w:ascii="Times New Roman" w:hAnsi="Times New Roman" w:cs="Times New Roman"/>
          <w:szCs w:val="32"/>
          <w:lang w:eastAsia="zh-CN"/>
        </w:rPr>
        <w:t>2.1</w:t>
      </w:r>
      <w:r>
        <w:rPr>
          <w:rFonts w:ascii="Times New Roman" w:hAnsi="Times New Roman" w:cs="Times New Roman"/>
          <w:szCs w:val="32"/>
          <w:lang w:eastAsia="zh-CN"/>
        </w:rPr>
        <w:t>-</w:t>
      </w:r>
      <w:r>
        <w:rPr>
          <w:rFonts w:ascii="Times New Roman" w:hAnsi="Times New Roman" w:cs="Times New Roman"/>
          <w:szCs w:val="32"/>
          <w:lang w:eastAsia="zh-CN"/>
        </w:rPr>
        <w:t>2.6</w:t>
      </w:r>
      <w:r>
        <w:rPr>
          <w:rFonts w:ascii="Times New Roman" w:hAnsi="Times New Roman" w:cs="Times New Roman"/>
          <w:szCs w:val="32"/>
          <w:lang w:eastAsia="zh-CN"/>
        </w:rPr>
        <w:t>亿元回款，资金平衡能力相对更强。以上均为静态比较，未</w:t>
      </w:r>
      <w:r>
        <w:rPr>
          <w:rFonts w:ascii="Times New Roman" w:hAnsi="Times New Roman" w:cs="Times New Roman" w:hint="eastAsia"/>
          <w:szCs w:val="32"/>
          <w:lang w:eastAsia="zh-CN"/>
        </w:rPr>
        <w:t>考虑</w:t>
      </w:r>
      <w:r>
        <w:rPr>
          <w:rFonts w:ascii="Times New Roman" w:hAnsi="Times New Roman" w:cs="Times New Roman"/>
          <w:szCs w:val="32"/>
          <w:lang w:eastAsia="zh-CN"/>
        </w:rPr>
        <w:t>融资、税费、免租期及运营成本等因素</w:t>
      </w:r>
      <w:r>
        <w:rPr>
          <w:rFonts w:ascii="Times New Roman" w:hAnsi="Times New Roman" w:cs="Times New Roman"/>
          <w:szCs w:val="32"/>
          <w:lang w:eastAsia="zh-CN"/>
        </w:rPr>
        <w:t>。</w:t>
      </w:r>
    </w:p>
    <w:p w:rsidR="002A2725" w:rsidRDefault="00763A73">
      <w:pPr>
        <w:pStyle w:val="1"/>
        <w:jc w:val="both"/>
        <w:rPr>
          <w:color w:val="auto"/>
          <w:lang w:eastAsia="zh-CN"/>
        </w:rPr>
      </w:pPr>
      <w:bookmarkStart w:id="17" w:name="_Toc24105"/>
      <w:r>
        <w:rPr>
          <w:color w:val="auto"/>
          <w:lang w:eastAsia="zh-CN"/>
        </w:rPr>
        <w:t>五、</w:t>
      </w:r>
      <w:r>
        <w:rPr>
          <w:rFonts w:hint="eastAsia"/>
          <w:color w:val="auto"/>
          <w:lang w:eastAsia="zh-CN"/>
        </w:rPr>
        <w:t>研究</w:t>
      </w:r>
      <w:r>
        <w:rPr>
          <w:color w:val="auto"/>
          <w:lang w:eastAsia="zh-CN"/>
        </w:rPr>
        <w:t>结论</w:t>
      </w:r>
      <w:bookmarkEnd w:id="17"/>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综合现阶段规划条件、片区发展、市场供给、资源对接、概念设计及投资测算情况，</w:t>
      </w:r>
      <w:r>
        <w:rPr>
          <w:rFonts w:ascii="Times New Roman" w:hAnsi="Times New Roman" w:cs="Times New Roman"/>
          <w:szCs w:val="32"/>
          <w:lang w:eastAsia="zh-CN"/>
        </w:rPr>
        <w:t>90</w:t>
      </w:r>
      <w:r>
        <w:rPr>
          <w:rFonts w:ascii="Times New Roman" w:hAnsi="Times New Roman" w:cs="Times New Roman"/>
          <w:szCs w:val="32"/>
          <w:lang w:eastAsia="zh-CN"/>
        </w:rPr>
        <w:t>号地块具备继续深化研究价值。地块紧邻杭州西站，处于云城和城西科创大走廊重点发展区域，商业、商务用地具备复合开发空间；设计单位概念方案亦验证了</w:t>
      </w:r>
      <w:r>
        <w:rPr>
          <w:rFonts w:ascii="Times New Roman" w:hAnsi="Times New Roman" w:cs="Times New Roman"/>
          <w:szCs w:val="32"/>
          <w:lang w:eastAsia="zh-CN"/>
        </w:rPr>
        <w:t>“</w:t>
      </w:r>
      <w:r>
        <w:rPr>
          <w:rFonts w:ascii="Times New Roman" w:hAnsi="Times New Roman" w:cs="Times New Roman"/>
          <w:szCs w:val="32"/>
          <w:lang w:eastAsia="zh-CN"/>
        </w:rPr>
        <w:t>两栋主</w:t>
      </w:r>
      <w:r>
        <w:rPr>
          <w:rFonts w:ascii="Times New Roman" w:hAnsi="Times New Roman" w:cs="Times New Roman"/>
          <w:szCs w:val="32"/>
          <w:lang w:eastAsia="zh-CN"/>
        </w:rPr>
        <w:lastRenderedPageBreak/>
        <w:t>体建筑</w:t>
      </w:r>
      <w:r>
        <w:rPr>
          <w:rFonts w:ascii="Times New Roman" w:hAnsi="Times New Roman" w:cs="Times New Roman"/>
          <w:szCs w:val="32"/>
          <w:lang w:eastAsia="zh-CN"/>
        </w:rPr>
        <w:t>+</w:t>
      </w:r>
      <w:r>
        <w:rPr>
          <w:rFonts w:ascii="Times New Roman" w:hAnsi="Times New Roman" w:cs="Times New Roman"/>
          <w:szCs w:val="32"/>
          <w:lang w:eastAsia="zh-CN"/>
        </w:rPr>
        <w:t>东侧弹性空间</w:t>
      </w:r>
      <w:r>
        <w:rPr>
          <w:rFonts w:ascii="Times New Roman" w:hAnsi="Times New Roman" w:cs="Times New Roman"/>
          <w:szCs w:val="32"/>
          <w:lang w:eastAsia="zh-CN"/>
        </w:rPr>
        <w:t>”</w:t>
      </w:r>
      <w:r>
        <w:rPr>
          <w:rFonts w:ascii="Times New Roman" w:hAnsi="Times New Roman" w:cs="Times New Roman"/>
          <w:szCs w:val="32"/>
          <w:lang w:eastAsia="zh-CN"/>
        </w:rPr>
        <w:t>的基本落位可行性。与此同时，农用地转用尚未完成，站北片区仍处培育期，未来商办及酒店新增供应较多，约</w:t>
      </w:r>
      <w:r>
        <w:rPr>
          <w:rFonts w:ascii="Times New Roman" w:hAnsi="Times New Roman" w:cs="Times New Roman"/>
          <w:szCs w:val="32"/>
          <w:lang w:eastAsia="zh-CN"/>
        </w:rPr>
        <w:t>5.75</w:t>
      </w:r>
      <w:r>
        <w:rPr>
          <w:rFonts w:ascii="Times New Roman" w:hAnsi="Times New Roman" w:cs="Times New Roman" w:hint="eastAsia"/>
          <w:szCs w:val="32"/>
          <w:lang w:eastAsia="zh-CN"/>
        </w:rPr>
        <w:t>-</w:t>
      </w:r>
      <w:r>
        <w:rPr>
          <w:rFonts w:ascii="Times New Roman" w:hAnsi="Times New Roman" w:cs="Times New Roman"/>
          <w:szCs w:val="32"/>
          <w:lang w:eastAsia="zh-CN"/>
        </w:rPr>
        <w:t>6.19</w:t>
      </w:r>
      <w:r>
        <w:rPr>
          <w:rFonts w:ascii="Times New Roman" w:hAnsi="Times New Roman" w:cs="Times New Roman"/>
          <w:szCs w:val="32"/>
          <w:lang w:eastAsia="zh-CN"/>
        </w:rPr>
        <w:t>亿元量级的基础投资对招商、资金回收和运营能力提出较高要求。</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方案一方面</w:t>
      </w:r>
      <w:r>
        <w:rPr>
          <w:rFonts w:ascii="Times New Roman" w:hAnsi="Times New Roman" w:cs="Times New Roman"/>
          <w:b/>
          <w:bCs/>
          <w:szCs w:val="32"/>
          <w:lang w:eastAsia="zh-CN"/>
        </w:rPr>
        <w:t>：</w:t>
      </w:r>
      <w:r>
        <w:rPr>
          <w:rFonts w:ascii="Times New Roman" w:hAnsi="Times New Roman" w:cs="Times New Roman"/>
          <w:szCs w:val="32"/>
          <w:lang w:eastAsia="zh-CN"/>
        </w:rPr>
        <w:t>一栋酒店可通过整栋长期出租一次性锁定较大面积，项目公司后续招商压力相对较小，现金流稳定性较好；但酒店产品专用性较强，仍需进一步锁定品牌、租金、装修投入和合作期限，并同步承担另一栋产业办公招商任务。</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方案二方面</w:t>
      </w:r>
      <w:r>
        <w:rPr>
          <w:rFonts w:ascii="Times New Roman" w:hAnsi="Times New Roman" w:cs="Times New Roman"/>
          <w:b/>
          <w:bCs/>
          <w:szCs w:val="32"/>
          <w:lang w:eastAsia="zh-CN"/>
        </w:rPr>
        <w:t>：</w:t>
      </w:r>
      <w:r>
        <w:rPr>
          <w:rFonts w:ascii="Times New Roman" w:hAnsi="Times New Roman" w:cs="Times New Roman"/>
          <w:szCs w:val="32"/>
          <w:lang w:eastAsia="zh-CN"/>
        </w:rPr>
        <w:t>两栋主体建筑均聚焦产业链企业，有利于园区产业方向统一和整体打造；如能引入总部型、链主型大型企业，产业集聚效果和产品适配性更强，但前提是核心企业需求足够明确，否则项目公司将承担三套方案中最大的持续招商压力。</w:t>
      </w:r>
    </w:p>
    <w:p w:rsidR="002A2725" w:rsidRDefault="00763A73">
      <w:pPr>
        <w:widowControl w:val="0"/>
        <w:spacing w:after="0" w:line="600" w:lineRule="exact"/>
        <w:ind w:firstLineChars="200" w:firstLine="643"/>
        <w:jc w:val="both"/>
        <w:rPr>
          <w:rFonts w:ascii="Times New Roman" w:hAnsi="Times New Roman" w:cs="Times New Roman"/>
          <w:szCs w:val="32"/>
          <w:lang w:eastAsia="zh-CN"/>
        </w:rPr>
      </w:pPr>
      <w:r>
        <w:rPr>
          <w:rFonts w:ascii="Times New Roman" w:hAnsi="Times New Roman" w:cs="Times New Roman"/>
          <w:b/>
          <w:bCs/>
          <w:szCs w:val="32"/>
          <w:lang w:eastAsia="zh-CN"/>
        </w:rPr>
        <w:t>方案三方面</w:t>
      </w:r>
      <w:r>
        <w:rPr>
          <w:rFonts w:ascii="Times New Roman" w:hAnsi="Times New Roman" w:cs="Times New Roman"/>
          <w:b/>
          <w:bCs/>
          <w:szCs w:val="32"/>
          <w:lang w:eastAsia="zh-CN"/>
        </w:rPr>
        <w:t>：</w:t>
      </w:r>
      <w:r>
        <w:rPr>
          <w:rFonts w:ascii="Times New Roman" w:hAnsi="Times New Roman" w:cs="Times New Roman"/>
          <w:szCs w:val="32"/>
          <w:lang w:eastAsia="zh-CN"/>
        </w:rPr>
        <w:t>40%</w:t>
      </w:r>
      <w:r>
        <w:rPr>
          <w:rFonts w:ascii="Times New Roman" w:hAnsi="Times New Roman" w:cs="Times New Roman"/>
          <w:szCs w:val="32"/>
          <w:lang w:eastAsia="zh-CN"/>
        </w:rPr>
        <w:t>可售物业能够形成销售回款，降低长期资金占用，并减少自持招商面积；但产权出售后，项目公司对该部分的客户、租金、转租和经营业态控制力将明显下降，存在引入非目标产业、二房东转租甚至与园区定位不符业态的风险，是该方案需要重点防范的运营问题。</w:t>
      </w:r>
    </w:p>
    <w:p w:rsidR="002A2725" w:rsidRDefault="00763A73">
      <w:pPr>
        <w:widowControl w:val="0"/>
        <w:spacing w:after="0" w:line="600" w:lineRule="exact"/>
        <w:ind w:firstLineChars="200" w:firstLine="640"/>
        <w:jc w:val="both"/>
        <w:rPr>
          <w:rFonts w:ascii="Times New Roman" w:hAnsi="Times New Roman" w:cs="Times New Roman"/>
          <w:szCs w:val="32"/>
          <w:lang w:eastAsia="zh-CN"/>
        </w:rPr>
      </w:pPr>
      <w:r>
        <w:rPr>
          <w:rFonts w:ascii="Times New Roman" w:hAnsi="Times New Roman" w:cs="Times New Roman"/>
          <w:szCs w:val="32"/>
          <w:lang w:eastAsia="zh-CN"/>
        </w:rPr>
        <w:t>现阶段三套方案分别从经营业态锚定、产业资源锚定和资金平衡三个角度解决项目开发问题，各有成立条件，不作优先顺序</w:t>
      </w:r>
      <w:r>
        <w:rPr>
          <w:rFonts w:ascii="Times New Roman" w:hAnsi="Times New Roman" w:cs="Times New Roman"/>
          <w:szCs w:val="32"/>
          <w:lang w:eastAsia="zh-CN"/>
        </w:rPr>
        <w:lastRenderedPageBreak/>
        <w:t>判断。</w:t>
      </w:r>
    </w:p>
    <w:sectPr w:rsidR="002A2725" w:rsidSect="002A2725">
      <w:footerReference w:type="default" r:id="rId13"/>
      <w:pgSz w:w="12240" w:h="15840"/>
      <w:pgMar w:top="2098" w:right="1474" w:bottom="1984" w:left="1587" w:header="850" w:footer="99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63A73" w:rsidRDefault="00763A73">
      <w:pPr>
        <w:spacing w:line="240" w:lineRule="auto"/>
      </w:pPr>
      <w:r>
        <w:separator/>
      </w:r>
    </w:p>
  </w:endnote>
  <w:endnote w:type="continuationSeparator" w:id="1">
    <w:p w:rsidR="00763A73" w:rsidRDefault="00763A7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ＭＳ 明朝">
    <w:altName w:val="Segoe Print"/>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小标宋">
    <w:panose1 w:val="03000509000000000000"/>
    <w:charset w:val="86"/>
    <w:family w:val="script"/>
    <w:pitch w:val="fixed"/>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2725" w:rsidRDefault="002A2725">
    <w:pPr>
      <w:pStyle w:val="aa"/>
      <w:rPr>
        <w:sz w:val="28"/>
        <w:szCs w:val="28"/>
      </w:rPr>
    </w:pPr>
    <w:r w:rsidRPr="002A2725">
      <w:rPr>
        <w:sz w:val="28"/>
      </w:rPr>
      <w:pict>
        <v:shapetype id="_x0000_t202" coordsize="21600,21600" o:spt="202" path="m,l,21600r21600,l21600,xe">
          <v:stroke joinstyle="miter"/>
          <v:path gradientshapeok="t" o:connecttype="rect"/>
        </v:shapetype>
        <v:shape id="_x0000_s1026" type="#_x0000_t202" style="position:absolute;margin-left:0;margin-top:0;width:2in;height:2in;z-index:251660288;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filled="f" stroked="f" strokeweight=".5pt">
          <v:textbox style="mso-fit-shape-to-text:t" inset="0,0,0,0">
            <w:txbxContent>
              <w:p w:rsidR="002A2725" w:rsidRDefault="00763A73">
                <w:pPr>
                  <w:pStyle w:val="aa"/>
                  <w:jc w:val="center"/>
                  <w:rPr>
                    <w:rFonts w:ascii="Times New Roman" w:hAnsi="Times New Roman" w:cs="Times New Roman"/>
                    <w:sz w:val="21"/>
                    <w:szCs w:val="21"/>
                  </w:rPr>
                </w:pPr>
                <w:r>
                  <w:rPr>
                    <w:rFonts w:ascii="Times New Roman" w:eastAsia="宋体" w:hAnsi="Times New Roman" w:cs="Times New Roman"/>
                    <w:sz w:val="21"/>
                    <w:szCs w:val="21"/>
                  </w:rPr>
                  <w:t xml:space="preserve">— </w:t>
                </w:r>
                <w:r w:rsidR="002A2725">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PAGE  \* MERGEFORMAT </w:instrText>
                </w:r>
                <w:r w:rsidR="002A2725">
                  <w:rPr>
                    <w:rFonts w:ascii="Times New Roman" w:eastAsia="宋体" w:hAnsi="Times New Roman" w:cs="Times New Roman"/>
                    <w:sz w:val="21"/>
                    <w:szCs w:val="21"/>
                  </w:rPr>
                  <w:fldChar w:fldCharType="separate"/>
                </w:r>
                <w:r w:rsidR="00537350">
                  <w:rPr>
                    <w:rFonts w:ascii="Times New Roman" w:eastAsia="宋体" w:hAnsi="Times New Roman" w:cs="Times New Roman"/>
                    <w:noProof/>
                    <w:sz w:val="21"/>
                    <w:szCs w:val="21"/>
                  </w:rPr>
                  <w:t>7</w:t>
                </w:r>
                <w:r w:rsidR="002A2725">
                  <w:rPr>
                    <w:rFonts w:ascii="Times New Roman" w:eastAsia="宋体" w:hAnsi="Times New Roman" w:cs="Times New Roman"/>
                    <w:sz w:val="21"/>
                    <w:szCs w:val="21"/>
                  </w:rPr>
                  <w:fldChar w:fldCharType="end"/>
                </w:r>
                <w:r>
                  <w:rPr>
                    <w:rFonts w:ascii="Times New Roman" w:eastAsia="宋体" w:hAnsi="Times New Roman" w:cs="Times New Roman"/>
                    <w:sz w:val="21"/>
                    <w:szCs w:val="21"/>
                  </w:rPr>
                  <w:t xml:space="preserve"> —</w:t>
                </w:r>
              </w:p>
            </w:txbxContent>
          </v:textbox>
          <w10:wrap anchorx="margin"/>
        </v:shape>
      </w:pict>
    </w:r>
    <w:r w:rsidRPr="002A2725">
      <w:rPr>
        <w:sz w:val="28"/>
      </w:rPr>
      <w:pict>
        <v:shape id="_x0000_s1027" type="#_x0000_t202" style="position:absolute;margin-left:0;margin-top:0;width:2in;height:2in;z-index:251659264;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filled="f" stroked="f" strokeweight=".5pt">
          <v:textbox style="mso-fit-shape-to-text:t" inset="0,0,0,0">
            <w:txbxContent>
              <w:p w:rsidR="002A2725" w:rsidRDefault="002A2725">
                <w:pPr>
                  <w:pStyle w:val="aa"/>
                </w:pPr>
              </w:p>
              <w:p w:rsidR="002A2725" w:rsidRDefault="002A2725"/>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63A73" w:rsidRDefault="00763A73">
      <w:pPr>
        <w:spacing w:after="0"/>
      </w:pPr>
      <w:r>
        <w:separator/>
      </w:r>
    </w:p>
  </w:footnote>
  <w:footnote w:type="continuationSeparator" w:id="1">
    <w:p w:rsidR="00763A73" w:rsidRDefault="00763A73">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nsid w:val="FFFFFF7F"/>
    <w:multiLevelType w:val="singleLevel"/>
    <w:tmpl w:val="FFFFFF7F"/>
    <w:lvl w:ilvl="0">
      <w:start w:val="1"/>
      <w:numFmt w:val="decimal"/>
      <w:pStyle w:val="2"/>
      <w:lvlText w:val="%1."/>
      <w:lvlJc w:val="left"/>
      <w:pPr>
        <w:tabs>
          <w:tab w:val="left" w:pos="720"/>
        </w:tabs>
        <w:ind w:left="720" w:hanging="360"/>
      </w:pPr>
    </w:lvl>
  </w:abstractNum>
  <w:abstractNum w:abstractNumId="2">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a"/>
      <w:lvlText w:val="%1."/>
      <w:lvlJc w:val="left"/>
      <w:pPr>
        <w:tabs>
          <w:tab w:val="left" w:pos="360"/>
        </w:tabs>
        <w:ind w:left="360" w:hanging="360"/>
      </w:pPr>
    </w:lvl>
  </w:abstractNum>
  <w:abstractNum w:abstractNumId="5">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efaultTabStop w:val="720"/>
  <w:noPunctuationKerning/>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doNotExpandShiftReturn/>
    <w:doNotWrapTextWithPunct/>
    <w:doNotUseEastAsianBreakRules/>
    <w:useFELayout/>
  </w:compat>
  <w:rsids>
    <w:rsidRoot w:val="00B47730"/>
    <w:rsid w:val="CF7E2BF4"/>
    <w:rsid w:val="CFD727F6"/>
    <w:rsid w:val="D57F84E0"/>
    <w:rsid w:val="D7FD6487"/>
    <w:rsid w:val="DD9C81FC"/>
    <w:rsid w:val="DDDE2F4D"/>
    <w:rsid w:val="DDFFBD74"/>
    <w:rsid w:val="DE698A7B"/>
    <w:rsid w:val="DEEFCA29"/>
    <w:rsid w:val="DFFF3628"/>
    <w:rsid w:val="E5DF76BE"/>
    <w:rsid w:val="E7216762"/>
    <w:rsid w:val="EBEF6DB4"/>
    <w:rsid w:val="EDDFF847"/>
    <w:rsid w:val="EEFFCB41"/>
    <w:rsid w:val="F4DD608E"/>
    <w:rsid w:val="F7C8456D"/>
    <w:rsid w:val="F9CFC102"/>
    <w:rsid w:val="F9FF38F1"/>
    <w:rsid w:val="F9FF3AA4"/>
    <w:rsid w:val="FB5953B8"/>
    <w:rsid w:val="FB70E473"/>
    <w:rsid w:val="FD36077B"/>
    <w:rsid w:val="FD5F770B"/>
    <w:rsid w:val="FDEBB5E8"/>
    <w:rsid w:val="FE13DC30"/>
    <w:rsid w:val="FEB770E3"/>
    <w:rsid w:val="FF7FA801"/>
    <w:rsid w:val="FF9B54E2"/>
    <w:rsid w:val="FFBAA7B3"/>
    <w:rsid w:val="FFBF4FB2"/>
    <w:rsid w:val="FFDFFC75"/>
    <w:rsid w:val="FFF7D756"/>
    <w:rsid w:val="FFFD7806"/>
    <w:rsid w:val="FFFD7DAD"/>
    <w:rsid w:val="00034616"/>
    <w:rsid w:val="0006063C"/>
    <w:rsid w:val="0015074B"/>
    <w:rsid w:val="0029639D"/>
    <w:rsid w:val="002A2725"/>
    <w:rsid w:val="00326F90"/>
    <w:rsid w:val="00537350"/>
    <w:rsid w:val="00763A73"/>
    <w:rsid w:val="00AA1D8D"/>
    <w:rsid w:val="00B47730"/>
    <w:rsid w:val="00CB0664"/>
    <w:rsid w:val="00FC693F"/>
    <w:rsid w:val="0142373D"/>
    <w:rsid w:val="019B3634"/>
    <w:rsid w:val="01E70628"/>
    <w:rsid w:val="05E27A84"/>
    <w:rsid w:val="06FF01C2"/>
    <w:rsid w:val="0A252635"/>
    <w:rsid w:val="0A6E5D8A"/>
    <w:rsid w:val="0AD33E3F"/>
    <w:rsid w:val="0BBE419B"/>
    <w:rsid w:val="0D5C5163"/>
    <w:rsid w:val="0DB735A4"/>
    <w:rsid w:val="0F7E0FA6"/>
    <w:rsid w:val="101B32AA"/>
    <w:rsid w:val="11D72467"/>
    <w:rsid w:val="12F708E7"/>
    <w:rsid w:val="130848A2"/>
    <w:rsid w:val="136A730B"/>
    <w:rsid w:val="17C36AF6"/>
    <w:rsid w:val="18ED6A14"/>
    <w:rsid w:val="19E020D4"/>
    <w:rsid w:val="1BEF2D2B"/>
    <w:rsid w:val="1C006A5E"/>
    <w:rsid w:val="1D7E7C3A"/>
    <w:rsid w:val="22A5041A"/>
    <w:rsid w:val="2575BF50"/>
    <w:rsid w:val="25B3069D"/>
    <w:rsid w:val="28364C2B"/>
    <w:rsid w:val="296E14AB"/>
    <w:rsid w:val="2A2026E0"/>
    <w:rsid w:val="2AB4432B"/>
    <w:rsid w:val="2B084FE7"/>
    <w:rsid w:val="2CA65D7A"/>
    <w:rsid w:val="2F7774C3"/>
    <w:rsid w:val="31AB7C8C"/>
    <w:rsid w:val="3201456B"/>
    <w:rsid w:val="320A5AE9"/>
    <w:rsid w:val="32F0665F"/>
    <w:rsid w:val="337A6C9E"/>
    <w:rsid w:val="33B867E3"/>
    <w:rsid w:val="36B64491"/>
    <w:rsid w:val="37695060"/>
    <w:rsid w:val="37F0752F"/>
    <w:rsid w:val="37FFD181"/>
    <w:rsid w:val="3971469F"/>
    <w:rsid w:val="39BE79B0"/>
    <w:rsid w:val="3BB03A6E"/>
    <w:rsid w:val="3D404689"/>
    <w:rsid w:val="3DC70D32"/>
    <w:rsid w:val="3E330175"/>
    <w:rsid w:val="3EFF33F8"/>
    <w:rsid w:val="3F7EEEB2"/>
    <w:rsid w:val="4286740D"/>
    <w:rsid w:val="43080D40"/>
    <w:rsid w:val="46FF2312"/>
    <w:rsid w:val="47EA7AF7"/>
    <w:rsid w:val="47F77811"/>
    <w:rsid w:val="48F11FE7"/>
    <w:rsid w:val="492019F7"/>
    <w:rsid w:val="49246B83"/>
    <w:rsid w:val="4C40062D"/>
    <w:rsid w:val="4C612351"/>
    <w:rsid w:val="4E37780E"/>
    <w:rsid w:val="4FDEEA9A"/>
    <w:rsid w:val="506D7517"/>
    <w:rsid w:val="513D338D"/>
    <w:rsid w:val="543C792C"/>
    <w:rsid w:val="55FC3817"/>
    <w:rsid w:val="5697709C"/>
    <w:rsid w:val="58E75312"/>
    <w:rsid w:val="595C281E"/>
    <w:rsid w:val="59CA1D84"/>
    <w:rsid w:val="59DF39A5"/>
    <w:rsid w:val="5B2F57D1"/>
    <w:rsid w:val="5BEE03D6"/>
    <w:rsid w:val="5CE45005"/>
    <w:rsid w:val="5DFF4CD1"/>
    <w:rsid w:val="5E162F9C"/>
    <w:rsid w:val="5E5FD689"/>
    <w:rsid w:val="5FC50679"/>
    <w:rsid w:val="5FFB6606"/>
    <w:rsid w:val="60803296"/>
    <w:rsid w:val="61FF0C07"/>
    <w:rsid w:val="651E6BDA"/>
    <w:rsid w:val="67FD341E"/>
    <w:rsid w:val="686D5EAE"/>
    <w:rsid w:val="69262F46"/>
    <w:rsid w:val="6A1F767C"/>
    <w:rsid w:val="6A5A2485"/>
    <w:rsid w:val="6ACE4BFE"/>
    <w:rsid w:val="6DFF432B"/>
    <w:rsid w:val="6EFD38F4"/>
    <w:rsid w:val="701E66E1"/>
    <w:rsid w:val="71FB4BD3"/>
    <w:rsid w:val="73F13120"/>
    <w:rsid w:val="75FE8FCA"/>
    <w:rsid w:val="76C5CD01"/>
    <w:rsid w:val="775D980D"/>
    <w:rsid w:val="777D05C7"/>
    <w:rsid w:val="77F54A51"/>
    <w:rsid w:val="77FC2ACB"/>
    <w:rsid w:val="790A2564"/>
    <w:rsid w:val="7A2D7B93"/>
    <w:rsid w:val="7B3F5958"/>
    <w:rsid w:val="7B7A447C"/>
    <w:rsid w:val="7BDB9126"/>
    <w:rsid w:val="7CCB3CA4"/>
    <w:rsid w:val="7D5FB6F6"/>
    <w:rsid w:val="7D657644"/>
    <w:rsid w:val="7E3FAA37"/>
    <w:rsid w:val="7EE8AC8B"/>
    <w:rsid w:val="7FBF32CF"/>
    <w:rsid w:val="7FCFB01D"/>
    <w:rsid w:val="7FDF08DD"/>
    <w:rsid w:val="7FEE1B73"/>
    <w:rsid w:val="7FF1604D"/>
    <w:rsid w:val="7FFB318D"/>
    <w:rsid w:val="7FFECB8B"/>
    <w:rsid w:val="7FFFD304"/>
    <w:rsid w:val="8F9FDF4B"/>
    <w:rsid w:val="973FFC7E"/>
    <w:rsid w:val="97FFF823"/>
    <w:rsid w:val="AFDF0A07"/>
    <w:rsid w:val="AFEBC91F"/>
    <w:rsid w:val="AFFFC738"/>
    <w:rsid w:val="B0B5EE3B"/>
    <w:rsid w:val="B276EFEA"/>
    <w:rsid w:val="B3FB5E6E"/>
    <w:rsid w:val="BBFCF97E"/>
    <w:rsid w:val="BE4F421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semiHidden="1" w:uiPriority="39" w:qFormat="0"/>
    <w:lsdException w:name="toc 2" w:semiHidden="1" w:uiPriority="39" w:qFormat="0"/>
    <w:lsdException w:name="toc 3" w:semiHidden="1" w:uiPriority="39" w:qFormat="0"/>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Hyperlink"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qFormat="0"/>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a1">
    <w:name w:val="Normal"/>
    <w:qFormat/>
    <w:rsid w:val="002A2725"/>
    <w:pPr>
      <w:spacing w:after="200" w:line="276" w:lineRule="auto"/>
    </w:pPr>
    <w:rPr>
      <w:rFonts w:ascii="仿宋_GB2312" w:eastAsia="仿宋_GB2312" w:hAnsi="仿宋_GB2312" w:cstheme="minorBidi"/>
      <w:sz w:val="32"/>
      <w:szCs w:val="22"/>
      <w:lang w:eastAsia="en-US"/>
    </w:rPr>
  </w:style>
  <w:style w:type="paragraph" w:styleId="1">
    <w:name w:val="heading 1"/>
    <w:basedOn w:val="a1"/>
    <w:next w:val="a1"/>
    <w:link w:val="1Char"/>
    <w:uiPriority w:val="9"/>
    <w:qFormat/>
    <w:rsid w:val="002A2725"/>
    <w:pPr>
      <w:widowControl w:val="0"/>
      <w:spacing w:after="0" w:line="600" w:lineRule="exact"/>
      <w:ind w:firstLineChars="200" w:firstLine="640"/>
      <w:outlineLvl w:val="0"/>
    </w:pPr>
    <w:rPr>
      <w:rFonts w:asciiTheme="majorHAnsi" w:eastAsia="黑体" w:hAnsiTheme="majorHAnsi" w:cstheme="majorBidi"/>
      <w:bCs/>
      <w:color w:val="365F91" w:themeColor="accent1" w:themeShade="BF"/>
      <w:szCs w:val="28"/>
    </w:rPr>
  </w:style>
  <w:style w:type="paragraph" w:styleId="21">
    <w:name w:val="heading 2"/>
    <w:basedOn w:val="a1"/>
    <w:next w:val="a1"/>
    <w:link w:val="2Char"/>
    <w:uiPriority w:val="9"/>
    <w:unhideWhenUsed/>
    <w:qFormat/>
    <w:rsid w:val="002A2725"/>
    <w:pPr>
      <w:widowControl w:val="0"/>
      <w:spacing w:after="0" w:line="600" w:lineRule="exact"/>
      <w:ind w:firstLineChars="200" w:firstLine="640"/>
      <w:outlineLvl w:val="1"/>
    </w:pPr>
    <w:rPr>
      <w:rFonts w:asciiTheme="majorHAnsi" w:eastAsia="楷体_GB2312" w:hAnsiTheme="majorHAnsi" w:cstheme="majorBidi"/>
      <w:b/>
      <w:bCs/>
      <w:color w:val="4F81BD" w:themeColor="accent1"/>
      <w:szCs w:val="26"/>
    </w:rPr>
  </w:style>
  <w:style w:type="paragraph" w:styleId="31">
    <w:name w:val="heading 3"/>
    <w:basedOn w:val="a1"/>
    <w:next w:val="a1"/>
    <w:link w:val="3Char"/>
    <w:uiPriority w:val="9"/>
    <w:unhideWhenUsed/>
    <w:qFormat/>
    <w:rsid w:val="002A2725"/>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2A2725"/>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2A2725"/>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Char"/>
    <w:uiPriority w:val="9"/>
    <w:semiHidden/>
    <w:unhideWhenUsed/>
    <w:qFormat/>
    <w:rsid w:val="002A2725"/>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Char"/>
    <w:uiPriority w:val="9"/>
    <w:semiHidden/>
    <w:unhideWhenUsed/>
    <w:qFormat/>
    <w:rsid w:val="002A272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2A2725"/>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2A272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Char"/>
    <w:uiPriority w:val="99"/>
    <w:unhideWhenUsed/>
    <w:qFormat/>
    <w:rsid w:val="002A272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2">
    <w:name w:val="List 3"/>
    <w:basedOn w:val="a1"/>
    <w:uiPriority w:val="99"/>
    <w:unhideWhenUsed/>
    <w:qFormat/>
    <w:rsid w:val="002A2725"/>
    <w:pPr>
      <w:ind w:left="1080" w:hanging="360"/>
      <w:contextualSpacing/>
    </w:pPr>
  </w:style>
  <w:style w:type="paragraph" w:styleId="2">
    <w:name w:val="List Number 2"/>
    <w:basedOn w:val="a1"/>
    <w:uiPriority w:val="99"/>
    <w:unhideWhenUsed/>
    <w:qFormat/>
    <w:rsid w:val="002A2725"/>
    <w:pPr>
      <w:numPr>
        <w:numId w:val="1"/>
      </w:numPr>
      <w:contextualSpacing/>
    </w:pPr>
  </w:style>
  <w:style w:type="paragraph" w:styleId="a">
    <w:name w:val="List Number"/>
    <w:basedOn w:val="a1"/>
    <w:uiPriority w:val="99"/>
    <w:unhideWhenUsed/>
    <w:qFormat/>
    <w:rsid w:val="002A2725"/>
    <w:pPr>
      <w:numPr>
        <w:numId w:val="2"/>
      </w:numPr>
      <w:contextualSpacing/>
    </w:pPr>
  </w:style>
  <w:style w:type="paragraph" w:styleId="a6">
    <w:name w:val="caption"/>
    <w:basedOn w:val="a1"/>
    <w:next w:val="a1"/>
    <w:uiPriority w:val="35"/>
    <w:semiHidden/>
    <w:unhideWhenUsed/>
    <w:qFormat/>
    <w:rsid w:val="002A2725"/>
    <w:pPr>
      <w:spacing w:line="240" w:lineRule="auto"/>
    </w:pPr>
    <w:rPr>
      <w:b/>
      <w:bCs/>
      <w:color w:val="4F81BD" w:themeColor="accent1"/>
      <w:sz w:val="18"/>
      <w:szCs w:val="18"/>
    </w:rPr>
  </w:style>
  <w:style w:type="paragraph" w:styleId="a0">
    <w:name w:val="List Bullet"/>
    <w:basedOn w:val="a1"/>
    <w:uiPriority w:val="99"/>
    <w:unhideWhenUsed/>
    <w:qFormat/>
    <w:rsid w:val="002A2725"/>
    <w:pPr>
      <w:numPr>
        <w:numId w:val="3"/>
      </w:numPr>
      <w:contextualSpacing/>
    </w:pPr>
  </w:style>
  <w:style w:type="paragraph" w:styleId="a7">
    <w:name w:val="annotation text"/>
    <w:basedOn w:val="a1"/>
    <w:uiPriority w:val="99"/>
    <w:semiHidden/>
    <w:unhideWhenUsed/>
    <w:qFormat/>
    <w:rsid w:val="002A2725"/>
  </w:style>
  <w:style w:type="paragraph" w:styleId="33">
    <w:name w:val="Body Text 3"/>
    <w:basedOn w:val="a1"/>
    <w:link w:val="3Char0"/>
    <w:uiPriority w:val="99"/>
    <w:unhideWhenUsed/>
    <w:qFormat/>
    <w:rsid w:val="002A2725"/>
    <w:pPr>
      <w:spacing w:after="120"/>
    </w:pPr>
    <w:rPr>
      <w:sz w:val="16"/>
      <w:szCs w:val="16"/>
    </w:rPr>
  </w:style>
  <w:style w:type="paragraph" w:styleId="30">
    <w:name w:val="List Bullet 3"/>
    <w:basedOn w:val="a1"/>
    <w:uiPriority w:val="99"/>
    <w:unhideWhenUsed/>
    <w:qFormat/>
    <w:rsid w:val="002A2725"/>
    <w:pPr>
      <w:numPr>
        <w:numId w:val="4"/>
      </w:numPr>
      <w:contextualSpacing/>
    </w:pPr>
  </w:style>
  <w:style w:type="paragraph" w:styleId="a8">
    <w:name w:val="Body Text"/>
    <w:basedOn w:val="a1"/>
    <w:link w:val="Char0"/>
    <w:uiPriority w:val="99"/>
    <w:unhideWhenUsed/>
    <w:qFormat/>
    <w:rsid w:val="002A2725"/>
    <w:pPr>
      <w:spacing w:after="120"/>
    </w:pPr>
  </w:style>
  <w:style w:type="paragraph" w:styleId="3">
    <w:name w:val="List Number 3"/>
    <w:basedOn w:val="a1"/>
    <w:uiPriority w:val="99"/>
    <w:unhideWhenUsed/>
    <w:qFormat/>
    <w:rsid w:val="002A2725"/>
    <w:pPr>
      <w:numPr>
        <w:numId w:val="5"/>
      </w:numPr>
      <w:contextualSpacing/>
    </w:pPr>
  </w:style>
  <w:style w:type="paragraph" w:styleId="22">
    <w:name w:val="List 2"/>
    <w:basedOn w:val="a1"/>
    <w:uiPriority w:val="99"/>
    <w:unhideWhenUsed/>
    <w:qFormat/>
    <w:rsid w:val="002A2725"/>
    <w:pPr>
      <w:ind w:left="720" w:hanging="360"/>
      <w:contextualSpacing/>
    </w:pPr>
  </w:style>
  <w:style w:type="paragraph" w:styleId="a9">
    <w:name w:val="List Continue"/>
    <w:basedOn w:val="a1"/>
    <w:uiPriority w:val="99"/>
    <w:unhideWhenUsed/>
    <w:qFormat/>
    <w:rsid w:val="002A2725"/>
    <w:pPr>
      <w:spacing w:after="120"/>
      <w:ind w:left="360"/>
      <w:contextualSpacing/>
    </w:pPr>
  </w:style>
  <w:style w:type="paragraph" w:styleId="20">
    <w:name w:val="List Bullet 2"/>
    <w:basedOn w:val="a1"/>
    <w:uiPriority w:val="99"/>
    <w:unhideWhenUsed/>
    <w:qFormat/>
    <w:rsid w:val="002A2725"/>
    <w:pPr>
      <w:numPr>
        <w:numId w:val="6"/>
      </w:numPr>
      <w:contextualSpacing/>
    </w:pPr>
  </w:style>
  <w:style w:type="paragraph" w:styleId="aa">
    <w:name w:val="footer"/>
    <w:basedOn w:val="a1"/>
    <w:link w:val="Char1"/>
    <w:uiPriority w:val="99"/>
    <w:unhideWhenUsed/>
    <w:qFormat/>
    <w:rsid w:val="002A2725"/>
    <w:pPr>
      <w:tabs>
        <w:tab w:val="center" w:pos="4680"/>
        <w:tab w:val="right" w:pos="9360"/>
      </w:tabs>
      <w:spacing w:after="0" w:line="240" w:lineRule="auto"/>
    </w:pPr>
  </w:style>
  <w:style w:type="paragraph" w:styleId="ab">
    <w:name w:val="header"/>
    <w:basedOn w:val="a1"/>
    <w:link w:val="Char2"/>
    <w:uiPriority w:val="99"/>
    <w:unhideWhenUsed/>
    <w:qFormat/>
    <w:rsid w:val="002A2725"/>
    <w:pPr>
      <w:tabs>
        <w:tab w:val="center" w:pos="4680"/>
        <w:tab w:val="right" w:pos="9360"/>
      </w:tabs>
      <w:spacing w:after="0" w:line="240" w:lineRule="auto"/>
    </w:pPr>
  </w:style>
  <w:style w:type="paragraph" w:styleId="10">
    <w:name w:val="toc 1"/>
    <w:basedOn w:val="a1"/>
    <w:next w:val="a1"/>
    <w:uiPriority w:val="39"/>
    <w:semiHidden/>
    <w:unhideWhenUsed/>
    <w:rsid w:val="002A2725"/>
  </w:style>
  <w:style w:type="paragraph" w:styleId="ac">
    <w:name w:val="Subtitle"/>
    <w:basedOn w:val="a1"/>
    <w:next w:val="a1"/>
    <w:link w:val="Char3"/>
    <w:uiPriority w:val="11"/>
    <w:qFormat/>
    <w:rsid w:val="002A2725"/>
    <w:rPr>
      <w:rFonts w:asciiTheme="majorHAnsi" w:eastAsiaTheme="majorEastAsia" w:hAnsiTheme="majorHAnsi" w:cstheme="majorBidi"/>
      <w:i/>
      <w:iCs/>
      <w:color w:val="4F81BD" w:themeColor="accent1"/>
      <w:spacing w:val="15"/>
      <w:sz w:val="24"/>
      <w:szCs w:val="24"/>
    </w:rPr>
  </w:style>
  <w:style w:type="paragraph" w:styleId="ad">
    <w:name w:val="List"/>
    <w:basedOn w:val="a1"/>
    <w:uiPriority w:val="99"/>
    <w:unhideWhenUsed/>
    <w:qFormat/>
    <w:rsid w:val="002A2725"/>
    <w:pPr>
      <w:ind w:left="360" w:hanging="360"/>
      <w:contextualSpacing/>
    </w:pPr>
  </w:style>
  <w:style w:type="paragraph" w:styleId="23">
    <w:name w:val="toc 2"/>
    <w:basedOn w:val="a1"/>
    <w:next w:val="a1"/>
    <w:uiPriority w:val="39"/>
    <w:semiHidden/>
    <w:unhideWhenUsed/>
    <w:rsid w:val="002A2725"/>
    <w:pPr>
      <w:ind w:leftChars="200" w:left="420"/>
    </w:pPr>
  </w:style>
  <w:style w:type="paragraph" w:styleId="24">
    <w:name w:val="Body Text 2"/>
    <w:basedOn w:val="a1"/>
    <w:link w:val="2Char0"/>
    <w:uiPriority w:val="99"/>
    <w:unhideWhenUsed/>
    <w:qFormat/>
    <w:rsid w:val="002A2725"/>
    <w:pPr>
      <w:spacing w:after="120" w:line="480" w:lineRule="auto"/>
    </w:pPr>
  </w:style>
  <w:style w:type="paragraph" w:styleId="25">
    <w:name w:val="List Continue 2"/>
    <w:basedOn w:val="a1"/>
    <w:uiPriority w:val="99"/>
    <w:unhideWhenUsed/>
    <w:qFormat/>
    <w:rsid w:val="002A2725"/>
    <w:pPr>
      <w:spacing w:after="120"/>
      <w:ind w:left="720"/>
      <w:contextualSpacing/>
    </w:pPr>
  </w:style>
  <w:style w:type="paragraph" w:styleId="34">
    <w:name w:val="List Continue 3"/>
    <w:basedOn w:val="a1"/>
    <w:uiPriority w:val="99"/>
    <w:unhideWhenUsed/>
    <w:qFormat/>
    <w:rsid w:val="002A2725"/>
    <w:pPr>
      <w:spacing w:after="120"/>
      <w:ind w:left="1080"/>
      <w:contextualSpacing/>
    </w:pPr>
  </w:style>
  <w:style w:type="paragraph" w:styleId="ae">
    <w:name w:val="Title"/>
    <w:basedOn w:val="a1"/>
    <w:next w:val="a1"/>
    <w:link w:val="Char4"/>
    <w:uiPriority w:val="10"/>
    <w:qFormat/>
    <w:rsid w:val="002A272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
    <w:name w:val="Table Grid"/>
    <w:basedOn w:val="a3"/>
    <w:uiPriority w:val="59"/>
    <w:qFormat/>
    <w:rsid w:val="002A27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0">
    <w:name w:val="Light Shading"/>
    <w:basedOn w:val="a3"/>
    <w:uiPriority w:val="60"/>
    <w:qFormat/>
    <w:rsid w:val="002A2725"/>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sid w:val="002A2725"/>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sid w:val="002A2725"/>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sid w:val="002A2725"/>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sid w:val="002A2725"/>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sid w:val="002A2725"/>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sid w:val="002A2725"/>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1">
    <w:name w:val="Light List"/>
    <w:basedOn w:val="a3"/>
    <w:uiPriority w:val="61"/>
    <w:qFormat/>
    <w:rsid w:val="002A2725"/>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rsid w:val="002A2725"/>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rsid w:val="002A2725"/>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rsid w:val="002A2725"/>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rsid w:val="002A2725"/>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rsid w:val="002A2725"/>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rsid w:val="002A2725"/>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2">
    <w:name w:val="Light Grid"/>
    <w:basedOn w:val="a3"/>
    <w:uiPriority w:val="62"/>
    <w:qFormat/>
    <w:rsid w:val="002A2725"/>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rsid w:val="002A2725"/>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rsid w:val="002A2725"/>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rsid w:val="002A2725"/>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rsid w:val="002A2725"/>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rsid w:val="002A2725"/>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rsid w:val="002A2725"/>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rsid w:val="002A2725"/>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rsid w:val="002A2725"/>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rsid w:val="002A2725"/>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rsid w:val="002A2725"/>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rsid w:val="002A2725"/>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rsid w:val="002A2725"/>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rsid w:val="002A2725"/>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6">
    <w:name w:val="Medium Shading 2"/>
    <w:basedOn w:val="a3"/>
    <w:uiPriority w:val="64"/>
    <w:qFormat/>
    <w:rsid w:val="002A2725"/>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rsid w:val="002A2725"/>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rsid w:val="002A2725"/>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rsid w:val="002A2725"/>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rsid w:val="002A2725"/>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rsid w:val="002A2725"/>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rsid w:val="002A2725"/>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sid w:val="002A272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sid w:val="002A2725"/>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sid w:val="002A272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sid w:val="002A272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sid w:val="002A2725"/>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sid w:val="002A2725"/>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sid w:val="002A272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7">
    <w:name w:val="Medium List 2"/>
    <w:basedOn w:val="a3"/>
    <w:uiPriority w:val="66"/>
    <w:qFormat/>
    <w:rsid w:val="002A2725"/>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sid w:val="002A2725"/>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sid w:val="002A2725"/>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sid w:val="002A2725"/>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sid w:val="002A2725"/>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sid w:val="002A2725"/>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sid w:val="002A2725"/>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rsid w:val="002A2725"/>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rsid w:val="002A2725"/>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rsid w:val="002A2725"/>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rsid w:val="002A2725"/>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rsid w:val="002A2725"/>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rsid w:val="002A2725"/>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rsid w:val="002A2725"/>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Medium Grid 2"/>
    <w:basedOn w:val="a3"/>
    <w:uiPriority w:val="68"/>
    <w:qFormat/>
    <w:rsid w:val="002A2725"/>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sid w:val="002A2725"/>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sid w:val="002A2725"/>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sid w:val="002A2725"/>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sid w:val="002A2725"/>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sid w:val="002A2725"/>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sid w:val="002A2725"/>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qFormat/>
    <w:rsid w:val="002A2725"/>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rsid w:val="002A2725"/>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rsid w:val="002A2725"/>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rsid w:val="002A2725"/>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rsid w:val="002A2725"/>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rsid w:val="002A2725"/>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rsid w:val="002A2725"/>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3">
    <w:name w:val="Dark List"/>
    <w:basedOn w:val="a3"/>
    <w:uiPriority w:val="70"/>
    <w:qFormat/>
    <w:rsid w:val="002A2725"/>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sid w:val="002A2725"/>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sid w:val="002A2725"/>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sid w:val="002A2725"/>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sid w:val="002A2725"/>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sid w:val="002A2725"/>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sid w:val="002A2725"/>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4">
    <w:name w:val="Colorful Shading"/>
    <w:basedOn w:val="a3"/>
    <w:uiPriority w:val="71"/>
    <w:qFormat/>
    <w:rsid w:val="002A2725"/>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sid w:val="002A2725"/>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sid w:val="002A2725"/>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sid w:val="002A2725"/>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sid w:val="002A2725"/>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sid w:val="002A2725"/>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sid w:val="002A2725"/>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5">
    <w:name w:val="Colorful List"/>
    <w:basedOn w:val="a3"/>
    <w:uiPriority w:val="72"/>
    <w:qFormat/>
    <w:rsid w:val="002A2725"/>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sid w:val="002A2725"/>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sid w:val="002A2725"/>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sid w:val="002A2725"/>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sid w:val="002A2725"/>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sid w:val="002A2725"/>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sid w:val="002A2725"/>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6">
    <w:name w:val="Colorful Grid"/>
    <w:basedOn w:val="a3"/>
    <w:uiPriority w:val="73"/>
    <w:qFormat/>
    <w:rsid w:val="002A2725"/>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sid w:val="002A2725"/>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sid w:val="002A2725"/>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sid w:val="002A2725"/>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sid w:val="002A2725"/>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sid w:val="002A2725"/>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sid w:val="002A2725"/>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7">
    <w:name w:val="Strong"/>
    <w:basedOn w:val="a2"/>
    <w:uiPriority w:val="22"/>
    <w:qFormat/>
    <w:rsid w:val="002A2725"/>
    <w:rPr>
      <w:b/>
      <w:bCs/>
    </w:rPr>
  </w:style>
  <w:style w:type="character" w:styleId="af8">
    <w:name w:val="Emphasis"/>
    <w:basedOn w:val="a2"/>
    <w:uiPriority w:val="20"/>
    <w:qFormat/>
    <w:rsid w:val="002A2725"/>
    <w:rPr>
      <w:i/>
      <w:iCs/>
    </w:rPr>
  </w:style>
  <w:style w:type="character" w:customStyle="1" w:styleId="Char2">
    <w:name w:val="页眉 Char"/>
    <w:basedOn w:val="a2"/>
    <w:link w:val="ab"/>
    <w:uiPriority w:val="99"/>
    <w:qFormat/>
    <w:rsid w:val="002A2725"/>
  </w:style>
  <w:style w:type="character" w:customStyle="1" w:styleId="Char1">
    <w:name w:val="页脚 Char"/>
    <w:basedOn w:val="a2"/>
    <w:link w:val="aa"/>
    <w:uiPriority w:val="99"/>
    <w:qFormat/>
    <w:rsid w:val="002A2725"/>
  </w:style>
  <w:style w:type="paragraph" w:styleId="af9">
    <w:name w:val="No Spacing"/>
    <w:uiPriority w:val="1"/>
    <w:qFormat/>
    <w:rsid w:val="002A2725"/>
    <w:rPr>
      <w:rFonts w:asciiTheme="minorHAnsi" w:eastAsiaTheme="minorEastAsia" w:hAnsiTheme="minorHAnsi" w:cstheme="minorBidi"/>
      <w:sz w:val="22"/>
      <w:szCs w:val="22"/>
      <w:lang w:eastAsia="en-US"/>
    </w:rPr>
  </w:style>
  <w:style w:type="character" w:customStyle="1" w:styleId="1Char">
    <w:name w:val="标题 1 Char"/>
    <w:basedOn w:val="a2"/>
    <w:link w:val="1"/>
    <w:uiPriority w:val="9"/>
    <w:qFormat/>
    <w:rsid w:val="002A2725"/>
    <w:rPr>
      <w:rFonts w:asciiTheme="majorHAnsi" w:eastAsia="黑体" w:hAnsiTheme="majorHAnsi" w:cstheme="majorBidi"/>
      <w:bCs/>
      <w:color w:val="365F91" w:themeColor="accent1" w:themeShade="BF"/>
      <w:sz w:val="32"/>
      <w:szCs w:val="28"/>
    </w:rPr>
  </w:style>
  <w:style w:type="character" w:customStyle="1" w:styleId="2Char">
    <w:name w:val="标题 2 Char"/>
    <w:basedOn w:val="a2"/>
    <w:link w:val="21"/>
    <w:uiPriority w:val="9"/>
    <w:qFormat/>
    <w:rsid w:val="002A2725"/>
    <w:rPr>
      <w:rFonts w:asciiTheme="majorHAnsi" w:eastAsia="楷体_GB2312" w:hAnsiTheme="majorHAnsi" w:cstheme="majorBidi"/>
      <w:b/>
      <w:bCs/>
      <w:color w:val="4F81BD" w:themeColor="accent1"/>
      <w:sz w:val="32"/>
      <w:szCs w:val="26"/>
    </w:rPr>
  </w:style>
  <w:style w:type="character" w:customStyle="1" w:styleId="3Char">
    <w:name w:val="标题 3 Char"/>
    <w:basedOn w:val="a2"/>
    <w:link w:val="31"/>
    <w:uiPriority w:val="9"/>
    <w:qFormat/>
    <w:rsid w:val="002A2725"/>
    <w:rPr>
      <w:rFonts w:asciiTheme="majorHAnsi" w:eastAsiaTheme="majorEastAsia" w:hAnsiTheme="majorHAnsi" w:cstheme="majorBidi"/>
      <w:b/>
      <w:bCs/>
      <w:color w:val="4F81BD" w:themeColor="accent1"/>
    </w:rPr>
  </w:style>
  <w:style w:type="character" w:customStyle="1" w:styleId="Char4">
    <w:name w:val="标题 Char"/>
    <w:basedOn w:val="a2"/>
    <w:link w:val="ae"/>
    <w:uiPriority w:val="10"/>
    <w:qFormat/>
    <w:rsid w:val="002A2725"/>
    <w:rPr>
      <w:rFonts w:asciiTheme="majorHAnsi" w:eastAsiaTheme="majorEastAsia" w:hAnsiTheme="majorHAnsi" w:cstheme="majorBidi"/>
      <w:color w:val="17365D" w:themeColor="text2" w:themeShade="BF"/>
      <w:spacing w:val="5"/>
      <w:kern w:val="28"/>
      <w:sz w:val="52"/>
      <w:szCs w:val="52"/>
    </w:rPr>
  </w:style>
  <w:style w:type="character" w:customStyle="1" w:styleId="Char3">
    <w:name w:val="副标题 Char"/>
    <w:basedOn w:val="a2"/>
    <w:link w:val="ac"/>
    <w:uiPriority w:val="11"/>
    <w:qFormat/>
    <w:rsid w:val="002A2725"/>
    <w:rPr>
      <w:rFonts w:asciiTheme="majorHAnsi" w:eastAsiaTheme="majorEastAsia" w:hAnsiTheme="majorHAnsi" w:cstheme="majorBidi"/>
      <w:i/>
      <w:iCs/>
      <w:color w:val="4F81BD" w:themeColor="accent1"/>
      <w:spacing w:val="15"/>
      <w:sz w:val="24"/>
      <w:szCs w:val="24"/>
    </w:rPr>
  </w:style>
  <w:style w:type="paragraph" w:styleId="afa">
    <w:name w:val="List Paragraph"/>
    <w:basedOn w:val="a1"/>
    <w:uiPriority w:val="34"/>
    <w:qFormat/>
    <w:rsid w:val="002A2725"/>
    <w:pPr>
      <w:ind w:left="720"/>
      <w:contextualSpacing/>
    </w:pPr>
  </w:style>
  <w:style w:type="character" w:customStyle="1" w:styleId="Char0">
    <w:name w:val="正文文本 Char"/>
    <w:basedOn w:val="a2"/>
    <w:link w:val="a8"/>
    <w:uiPriority w:val="99"/>
    <w:qFormat/>
    <w:rsid w:val="002A2725"/>
  </w:style>
  <w:style w:type="character" w:customStyle="1" w:styleId="2Char0">
    <w:name w:val="正文文本 2 Char"/>
    <w:basedOn w:val="a2"/>
    <w:link w:val="24"/>
    <w:uiPriority w:val="99"/>
    <w:qFormat/>
    <w:rsid w:val="002A2725"/>
  </w:style>
  <w:style w:type="character" w:customStyle="1" w:styleId="3Char0">
    <w:name w:val="正文文本 3 Char"/>
    <w:basedOn w:val="a2"/>
    <w:link w:val="33"/>
    <w:uiPriority w:val="99"/>
    <w:qFormat/>
    <w:rsid w:val="002A2725"/>
    <w:rPr>
      <w:sz w:val="16"/>
      <w:szCs w:val="16"/>
    </w:rPr>
  </w:style>
  <w:style w:type="character" w:customStyle="1" w:styleId="Char">
    <w:name w:val="宏文本 Char"/>
    <w:basedOn w:val="a2"/>
    <w:link w:val="a5"/>
    <w:uiPriority w:val="99"/>
    <w:qFormat/>
    <w:rsid w:val="002A2725"/>
    <w:rPr>
      <w:rFonts w:ascii="Courier" w:hAnsi="Courier"/>
      <w:sz w:val="20"/>
      <w:szCs w:val="20"/>
    </w:rPr>
  </w:style>
  <w:style w:type="paragraph" w:styleId="afb">
    <w:name w:val="Quote"/>
    <w:basedOn w:val="a1"/>
    <w:next w:val="a1"/>
    <w:link w:val="Char5"/>
    <w:uiPriority w:val="29"/>
    <w:qFormat/>
    <w:rsid w:val="002A2725"/>
    <w:rPr>
      <w:i/>
      <w:iCs/>
      <w:color w:val="000000" w:themeColor="text1"/>
    </w:rPr>
  </w:style>
  <w:style w:type="character" w:customStyle="1" w:styleId="Char5">
    <w:name w:val="引用 Char"/>
    <w:basedOn w:val="a2"/>
    <w:link w:val="afb"/>
    <w:uiPriority w:val="29"/>
    <w:qFormat/>
    <w:rsid w:val="002A2725"/>
    <w:rPr>
      <w:i/>
      <w:iCs/>
      <w:color w:val="000000" w:themeColor="text1"/>
    </w:rPr>
  </w:style>
  <w:style w:type="character" w:customStyle="1" w:styleId="4Char">
    <w:name w:val="标题 4 Char"/>
    <w:basedOn w:val="a2"/>
    <w:link w:val="4"/>
    <w:uiPriority w:val="9"/>
    <w:semiHidden/>
    <w:qFormat/>
    <w:rsid w:val="002A2725"/>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qFormat/>
    <w:rsid w:val="002A2725"/>
    <w:rPr>
      <w:rFonts w:asciiTheme="majorHAnsi" w:eastAsiaTheme="majorEastAsia" w:hAnsiTheme="majorHAnsi" w:cstheme="majorBidi"/>
      <w:color w:val="244061" w:themeColor="accent1" w:themeShade="80"/>
    </w:rPr>
  </w:style>
  <w:style w:type="character" w:customStyle="1" w:styleId="6Char">
    <w:name w:val="标题 6 Char"/>
    <w:basedOn w:val="a2"/>
    <w:link w:val="6"/>
    <w:uiPriority w:val="9"/>
    <w:semiHidden/>
    <w:qFormat/>
    <w:rsid w:val="002A2725"/>
    <w:rPr>
      <w:rFonts w:asciiTheme="majorHAnsi" w:eastAsiaTheme="majorEastAsia" w:hAnsiTheme="majorHAnsi" w:cstheme="majorBidi"/>
      <w:i/>
      <w:iCs/>
      <w:color w:val="244061" w:themeColor="accent1" w:themeShade="80"/>
    </w:rPr>
  </w:style>
  <w:style w:type="character" w:customStyle="1" w:styleId="7Char">
    <w:name w:val="标题 7 Char"/>
    <w:basedOn w:val="a2"/>
    <w:link w:val="7"/>
    <w:uiPriority w:val="9"/>
    <w:semiHidden/>
    <w:qFormat/>
    <w:rsid w:val="002A2725"/>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qFormat/>
    <w:rsid w:val="002A2725"/>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qFormat/>
    <w:rsid w:val="002A2725"/>
    <w:rPr>
      <w:rFonts w:asciiTheme="majorHAnsi" w:eastAsiaTheme="majorEastAsia" w:hAnsiTheme="majorHAnsi" w:cstheme="majorBidi"/>
      <w:i/>
      <w:iCs/>
      <w:color w:val="404040" w:themeColor="text1" w:themeTint="BF"/>
      <w:sz w:val="20"/>
      <w:szCs w:val="20"/>
    </w:rPr>
  </w:style>
  <w:style w:type="paragraph" w:styleId="afc">
    <w:name w:val="Intense Quote"/>
    <w:basedOn w:val="a1"/>
    <w:next w:val="a1"/>
    <w:link w:val="Char6"/>
    <w:uiPriority w:val="30"/>
    <w:qFormat/>
    <w:rsid w:val="002A2725"/>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c"/>
    <w:uiPriority w:val="30"/>
    <w:qFormat/>
    <w:rsid w:val="002A2725"/>
    <w:rPr>
      <w:b/>
      <w:bCs/>
      <w:i/>
      <w:iCs/>
      <w:color w:val="4F81BD" w:themeColor="accent1"/>
    </w:rPr>
  </w:style>
  <w:style w:type="character" w:customStyle="1" w:styleId="14">
    <w:name w:val="不明显强调1"/>
    <w:basedOn w:val="a2"/>
    <w:uiPriority w:val="19"/>
    <w:qFormat/>
    <w:rsid w:val="002A2725"/>
    <w:rPr>
      <w:i/>
      <w:iCs/>
      <w:color w:val="7F7F7F" w:themeColor="text1" w:themeTint="80"/>
    </w:rPr>
  </w:style>
  <w:style w:type="character" w:customStyle="1" w:styleId="15">
    <w:name w:val="明显强调1"/>
    <w:basedOn w:val="a2"/>
    <w:uiPriority w:val="21"/>
    <w:qFormat/>
    <w:rsid w:val="002A2725"/>
    <w:rPr>
      <w:b/>
      <w:bCs/>
      <w:i/>
      <w:iCs/>
      <w:color w:val="4F81BD" w:themeColor="accent1"/>
    </w:rPr>
  </w:style>
  <w:style w:type="character" w:customStyle="1" w:styleId="16">
    <w:name w:val="不明显参考1"/>
    <w:basedOn w:val="a2"/>
    <w:uiPriority w:val="31"/>
    <w:qFormat/>
    <w:rsid w:val="002A2725"/>
    <w:rPr>
      <w:smallCaps/>
      <w:color w:val="C0504D" w:themeColor="accent2"/>
      <w:u w:val="single"/>
    </w:rPr>
  </w:style>
  <w:style w:type="character" w:customStyle="1" w:styleId="17">
    <w:name w:val="明显参考1"/>
    <w:basedOn w:val="a2"/>
    <w:uiPriority w:val="32"/>
    <w:qFormat/>
    <w:rsid w:val="002A2725"/>
    <w:rPr>
      <w:b/>
      <w:bCs/>
      <w:smallCaps/>
      <w:color w:val="C0504D" w:themeColor="accent2"/>
      <w:spacing w:val="5"/>
      <w:u w:val="single"/>
    </w:rPr>
  </w:style>
  <w:style w:type="character" w:customStyle="1" w:styleId="18">
    <w:name w:val="书籍标题1"/>
    <w:basedOn w:val="a2"/>
    <w:uiPriority w:val="33"/>
    <w:qFormat/>
    <w:rsid w:val="002A2725"/>
    <w:rPr>
      <w:b/>
      <w:bCs/>
      <w:smallCaps/>
      <w:spacing w:val="5"/>
    </w:rPr>
  </w:style>
  <w:style w:type="paragraph" w:customStyle="1" w:styleId="TOC1">
    <w:name w:val="TOC 标题1"/>
    <w:basedOn w:val="1"/>
    <w:next w:val="a1"/>
    <w:uiPriority w:val="39"/>
    <w:semiHidden/>
    <w:unhideWhenUsed/>
    <w:qFormat/>
    <w:rsid w:val="002A2725"/>
    <w:pPr>
      <w:outlineLvl w:val="9"/>
    </w:pPr>
  </w:style>
  <w:style w:type="paragraph" w:styleId="afd">
    <w:name w:val="Balloon Text"/>
    <w:basedOn w:val="a1"/>
    <w:link w:val="Char7"/>
    <w:uiPriority w:val="99"/>
    <w:semiHidden/>
    <w:unhideWhenUsed/>
    <w:rsid w:val="00537350"/>
    <w:pPr>
      <w:spacing w:after="0" w:line="240" w:lineRule="auto"/>
    </w:pPr>
    <w:rPr>
      <w:sz w:val="18"/>
      <w:szCs w:val="18"/>
    </w:rPr>
  </w:style>
  <w:style w:type="character" w:customStyle="1" w:styleId="Char7">
    <w:name w:val="批注框文本 Char"/>
    <w:basedOn w:val="a2"/>
    <w:link w:val="afd"/>
    <w:uiPriority w:val="99"/>
    <w:semiHidden/>
    <w:rsid w:val="00537350"/>
    <w:rPr>
      <w:rFonts w:ascii="仿宋_GB2312" w:eastAsia="仿宋_GB2312" w:hAnsi="仿宋_GB2312" w:cstheme="minorBidi"/>
      <w:sz w:val="18"/>
      <w:szCs w:val="18"/>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1519</Words>
  <Characters>8660</Characters>
  <Application>Microsoft Office Word</Application>
  <DocSecurity>0</DocSecurity>
  <Lines>72</Lines>
  <Paragraphs>20</Paragraphs>
  <ScaleCrop>false</ScaleCrop>
  <Company/>
  <LinksUpToDate>false</LinksUpToDate>
  <CharactersWithSpaces>10159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杭州火车西站新城单元YH080802-90地块开发研究方案</dc:title>
  <dc:subject>开发研究方案</dc:subject>
  <dc:creator>产业园区事业部</dc:creator>
  <cp:keywords>杭州西站,90号地块,产业园区</cp:keywords>
  <dc:description>generated by python-docx</dc:description>
  <cp:lastModifiedBy>Administrator</cp:lastModifiedBy>
  <cp:revision>2</cp:revision>
  <dcterms:created xsi:type="dcterms:W3CDTF">2026-09-01T12:41:00Z</dcterms:created>
  <dcterms:modified xsi:type="dcterms:W3CDTF">2026-09-01T12:41:00Z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eyJoZGlkIjoiMTcyNTE2NTAxNmM3ZWJiYzA5MWYzNzc2MjYyYWY1MTgiLCJ1c2VySWQiOiIyMzUyNTk3MDgifQ==</vt:lpwstr>
  </property>
  <property fmtid="{D5CDD505-2E9C-101B-9397-08002B2CF9AE}" pid="3" name="KSOProductBuildVer">
    <vt:lpwstr>2052-12.1.0.28505</vt:lpwstr>
  </property>
  <property fmtid="{D5CDD505-2E9C-101B-9397-08002B2CF9AE}" pid="4" name="ICV">
    <vt:lpwstr>7B5628AF6E1E4C0EBE9A966ACE668C9F_43</vt:lpwstr>
  </property>
</Properties>
</file>