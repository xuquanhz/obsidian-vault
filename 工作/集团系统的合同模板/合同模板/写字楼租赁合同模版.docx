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3CD2871"/>
    <w:p w14:paraId="15AA099F">
      <w:pPr>
        <w:rPr>
          <w:rFonts w:hint="eastAsia"/>
          <w:b/>
        </w:rPr>
      </w:pPr>
      <w:r>
        <w:rPr>
          <w:rFonts w:hint="eastAsia"/>
          <w:b/>
        </w:rPr>
        <w:t>合同编号：</w:t>
      </w:r>
    </w:p>
    <w:p w14:paraId="33A249B6">
      <w:pPr>
        <w:rPr>
          <w:b/>
        </w:rPr>
      </w:pPr>
    </w:p>
    <w:p w14:paraId="555B583C">
      <w:pPr>
        <w:rPr>
          <w:b/>
        </w:rPr>
      </w:pPr>
    </w:p>
    <w:p w14:paraId="270FD050">
      <w:pPr>
        <w:rPr>
          <w:b/>
        </w:rPr>
      </w:pPr>
    </w:p>
    <w:p w14:paraId="2698B2DD">
      <w:pPr>
        <w:spacing w:before="624" w:beforeLines="200" w:after="156" w:afterLines="50"/>
        <w:jc w:val="center"/>
        <w:rPr>
          <w:rFonts w:ascii="黑体" w:eastAsia="黑体"/>
          <w:b/>
          <w:sz w:val="64"/>
          <w:szCs w:val="64"/>
        </w:rPr>
      </w:pPr>
      <w:r>
        <w:rPr>
          <w:rFonts w:hint="eastAsia" w:ascii="黑体" w:eastAsia="黑体"/>
          <w:b/>
          <w:sz w:val="64"/>
          <w:szCs w:val="64"/>
        </w:rPr>
        <w:t>天际大厦租赁合同</w:t>
      </w:r>
    </w:p>
    <w:p w14:paraId="113100F6">
      <w:pPr>
        <w:jc w:val="center"/>
        <w:rPr>
          <w:rFonts w:ascii="楷体_GB2312" w:eastAsia="楷体_GB2312"/>
          <w:b/>
          <w:sz w:val="28"/>
          <w:szCs w:val="28"/>
        </w:rPr>
      </w:pPr>
      <w:r>
        <w:rPr>
          <w:rFonts w:hint="eastAsia" w:ascii="楷体_GB2312" w:eastAsia="楷体_GB2312"/>
          <w:b/>
          <w:sz w:val="28"/>
          <w:szCs w:val="28"/>
        </w:rPr>
        <w:t>（写字楼）</w:t>
      </w:r>
    </w:p>
    <w:p w14:paraId="68FFB89E">
      <w:pPr>
        <w:ind w:firstLine="1417" w:firstLineChars="196"/>
        <w:rPr>
          <w:rFonts w:ascii="黑体" w:eastAsia="黑体"/>
          <w:b/>
          <w:sz w:val="72"/>
        </w:rPr>
      </w:pPr>
    </w:p>
    <w:p w14:paraId="0EB54871">
      <w:pPr>
        <w:ind w:firstLine="551" w:firstLineChars="196"/>
        <w:rPr>
          <w:rFonts w:hint="eastAsia" w:eastAsia="宋体"/>
          <w:b/>
          <w:sz w:val="28"/>
          <w:u w:val="none"/>
          <w:lang w:val="en-US" w:eastAsia="zh-CN"/>
        </w:rPr>
      </w:pPr>
      <w:r>
        <w:rPr>
          <w:rFonts w:hint="eastAsia"/>
          <w:b/>
          <w:sz w:val="28"/>
        </w:rPr>
        <w:t>出租方：</w:t>
      </w:r>
      <w:r>
        <w:rPr>
          <w:rFonts w:hint="eastAsia"/>
          <w:b/>
          <w:sz w:val="28"/>
          <w:lang w:val="en-US" w:eastAsia="zh-CN"/>
        </w:rPr>
        <w:t>浙江天际企业有限公司</w:t>
      </w:r>
    </w:p>
    <w:p w14:paraId="00D842F6">
      <w:pPr>
        <w:ind w:firstLine="551" w:firstLineChars="196"/>
        <w:rPr>
          <w:b/>
          <w:sz w:val="28"/>
        </w:rPr>
      </w:pPr>
      <w:r>
        <w:rPr>
          <w:rFonts w:hint="eastAsia"/>
          <w:b/>
          <w:sz w:val="28"/>
        </w:rPr>
        <w:t>承租方：</w:t>
      </w:r>
    </w:p>
    <w:p w14:paraId="40F5DF17">
      <w:pPr>
        <w:ind w:firstLine="551" w:firstLineChars="196"/>
        <w:rPr>
          <w:b/>
          <w:sz w:val="28"/>
        </w:rPr>
      </w:pPr>
    </w:p>
    <w:p w14:paraId="7466EA72">
      <w:pPr>
        <w:ind w:firstLine="551" w:firstLineChars="196"/>
        <w:rPr>
          <w:b/>
          <w:sz w:val="28"/>
        </w:rPr>
      </w:pPr>
    </w:p>
    <w:p w14:paraId="34175D8C">
      <w:pPr>
        <w:ind w:firstLine="551" w:firstLineChars="196"/>
        <w:rPr>
          <w:b/>
          <w:sz w:val="28"/>
        </w:rPr>
      </w:pPr>
    </w:p>
    <w:p w14:paraId="6AF31ECF">
      <w:pPr>
        <w:ind w:firstLine="551" w:firstLineChars="196"/>
        <w:rPr>
          <w:b/>
          <w:sz w:val="28"/>
        </w:rPr>
      </w:pPr>
    </w:p>
    <w:p w14:paraId="0CBE2D9A">
      <w:pPr>
        <w:ind w:firstLine="551" w:firstLineChars="196"/>
        <w:rPr>
          <w:b/>
          <w:sz w:val="28"/>
        </w:rPr>
      </w:pPr>
      <w:r>
        <w:rPr>
          <w:rFonts w:hint="eastAsia"/>
          <w:b/>
          <w:sz w:val="28"/>
        </w:rPr>
        <w:t>签约日期：</w:t>
      </w:r>
    </w:p>
    <w:p w14:paraId="104DC2D3">
      <w:pPr>
        <w:ind w:firstLine="551" w:firstLineChars="196"/>
        <w:rPr>
          <w:rFonts w:hint="default" w:eastAsia="宋体"/>
          <w:b/>
          <w:sz w:val="28"/>
          <w:lang w:val="en-US" w:eastAsia="zh-CN"/>
        </w:rPr>
      </w:pPr>
      <w:r>
        <w:rPr>
          <w:rFonts w:hint="eastAsia"/>
          <w:b/>
          <w:sz w:val="28"/>
        </w:rPr>
        <w:t>签约地点：</w:t>
      </w:r>
      <w:r>
        <w:rPr>
          <w:rFonts w:hint="eastAsia"/>
          <w:b/>
          <w:sz w:val="28"/>
          <w:lang w:val="en-US" w:eastAsia="zh-CN"/>
        </w:rPr>
        <w:t>浙江杭州</w:t>
      </w:r>
    </w:p>
    <w:p w14:paraId="15D7ACF9">
      <w:pPr>
        <w:ind w:firstLine="551" w:firstLineChars="196"/>
        <w:rPr>
          <w:b/>
          <w:sz w:val="28"/>
        </w:rPr>
      </w:pPr>
    </w:p>
    <w:p w14:paraId="6A990FC2">
      <w:r>
        <w:br w:type="page"/>
      </w:r>
    </w:p>
    <w:p w14:paraId="6D3A0DE4">
      <w:pPr>
        <w:spacing w:line="500" w:lineRule="exact"/>
        <w:ind w:firstLine="1533" w:firstLineChars="347"/>
        <w:jc w:val="center"/>
        <w:rPr>
          <w:rFonts w:ascii="黑体" w:eastAsia="黑体"/>
          <w:b/>
          <w:sz w:val="44"/>
          <w:szCs w:val="44"/>
        </w:rPr>
      </w:pPr>
      <w:r>
        <w:rPr>
          <w:rFonts w:hint="eastAsia" w:ascii="黑体" w:hAnsi="宋体" w:eastAsia="黑体"/>
          <w:b/>
          <w:sz w:val="44"/>
          <w:szCs w:val="44"/>
        </w:rPr>
        <w:t>天际大厦租赁合同</w:t>
      </w:r>
    </w:p>
    <w:p w14:paraId="39DFDCE5">
      <w:pPr>
        <w:spacing w:line="500" w:lineRule="exact"/>
        <w:jc w:val="center"/>
        <w:outlineLvl w:val="0"/>
      </w:pPr>
    </w:p>
    <w:p w14:paraId="2273161F">
      <w:pPr>
        <w:pStyle w:val="22"/>
        <w:spacing w:before="0" w:beforeAutospacing="0" w:after="0" w:afterAutospacing="0" w:line="500" w:lineRule="exact"/>
        <w:ind w:firstLine="472" w:firstLineChars="196"/>
        <w:rPr>
          <w:rFonts w:cs="宋体"/>
          <w:b/>
          <w:sz w:val="24"/>
          <w:szCs w:val="24"/>
        </w:rPr>
      </w:pPr>
      <w:r>
        <w:rPr>
          <w:rFonts w:hint="eastAsia" w:cs="宋体"/>
          <w:b/>
          <w:sz w:val="24"/>
          <w:szCs w:val="24"/>
        </w:rPr>
        <w:t>本合同双方当事人：</w:t>
      </w:r>
    </w:p>
    <w:p w14:paraId="6D902395">
      <w:pPr>
        <w:pStyle w:val="22"/>
        <w:spacing w:before="0" w:beforeAutospacing="0" w:after="0" w:afterAutospacing="0" w:line="500" w:lineRule="exact"/>
        <w:ind w:firstLine="472" w:firstLineChars="196"/>
        <w:rPr>
          <w:rFonts w:cs="宋体"/>
          <w:b/>
          <w:sz w:val="24"/>
          <w:szCs w:val="24"/>
        </w:rPr>
      </w:pPr>
      <w:r>
        <w:rPr>
          <w:rFonts w:hint="eastAsia" w:cs="宋体"/>
          <w:b/>
          <w:sz w:val="24"/>
          <w:szCs w:val="24"/>
        </w:rPr>
        <w:t>出租方（甲方）：</w:t>
      </w:r>
      <w:r>
        <w:rPr>
          <w:rFonts w:hint="eastAsia" w:cs="宋体"/>
          <w:b/>
          <w:sz w:val="24"/>
          <w:szCs w:val="24"/>
          <w:lang w:val="en-US" w:eastAsia="zh-CN"/>
        </w:rPr>
        <w:t>浙江天际企业有限公司</w:t>
      </w:r>
    </w:p>
    <w:p w14:paraId="06FBCCB2">
      <w:pPr>
        <w:pStyle w:val="22"/>
        <w:spacing w:before="0" w:beforeAutospacing="0" w:after="0" w:afterAutospacing="0" w:line="500" w:lineRule="exact"/>
        <w:ind w:firstLine="472" w:firstLineChars="196"/>
        <w:rPr>
          <w:rFonts w:cs="宋体"/>
          <w:b/>
          <w:sz w:val="24"/>
          <w:szCs w:val="24"/>
        </w:rPr>
      </w:pPr>
      <w:r>
        <w:rPr>
          <w:rFonts w:hint="eastAsia" w:cs="宋体"/>
          <w:b/>
          <w:sz w:val="24"/>
          <w:szCs w:val="24"/>
        </w:rPr>
        <w:t>通讯地址：</w:t>
      </w:r>
    </w:p>
    <w:p w14:paraId="68288DCA">
      <w:pPr>
        <w:pStyle w:val="22"/>
        <w:spacing w:before="0" w:beforeAutospacing="0" w:after="0" w:afterAutospacing="0" w:line="500" w:lineRule="exact"/>
        <w:ind w:firstLine="472" w:firstLineChars="196"/>
        <w:rPr>
          <w:rFonts w:cs="宋体"/>
          <w:b/>
          <w:sz w:val="24"/>
          <w:szCs w:val="24"/>
        </w:rPr>
      </w:pPr>
    </w:p>
    <w:p w14:paraId="7B46FA48">
      <w:pPr>
        <w:pStyle w:val="22"/>
        <w:spacing w:before="0" w:beforeAutospacing="0" w:after="0" w:afterAutospacing="0" w:line="500" w:lineRule="exact"/>
        <w:rPr>
          <w:rFonts w:cs="宋体"/>
          <w:sz w:val="24"/>
          <w:szCs w:val="24"/>
        </w:rPr>
      </w:pPr>
    </w:p>
    <w:p w14:paraId="3C8ED5F8">
      <w:pPr>
        <w:spacing w:line="500" w:lineRule="exact"/>
        <w:ind w:firstLine="472" w:firstLineChars="196"/>
        <w:rPr>
          <w:rFonts w:ascii="宋体" w:hAnsi="宋体" w:cs="宋体"/>
          <w:b/>
        </w:rPr>
      </w:pPr>
      <w:r>
        <w:rPr>
          <w:rFonts w:hint="eastAsia" w:ascii="宋体" w:hAnsi="宋体" w:cs="宋体"/>
          <w:b/>
        </w:rPr>
        <w:t>承租方（乙方）：</w:t>
      </w:r>
    </w:p>
    <w:p w14:paraId="0D1B37B8">
      <w:pPr>
        <w:pStyle w:val="22"/>
        <w:spacing w:before="0" w:beforeAutospacing="0" w:after="0" w:afterAutospacing="0" w:line="500" w:lineRule="exact"/>
        <w:ind w:firstLine="472" w:firstLineChars="196"/>
        <w:rPr>
          <w:rFonts w:cs="宋体"/>
          <w:b/>
          <w:sz w:val="24"/>
          <w:szCs w:val="24"/>
        </w:rPr>
      </w:pPr>
      <w:r>
        <w:rPr>
          <w:rFonts w:hint="eastAsia" w:cs="宋体"/>
          <w:b/>
          <w:sz w:val="24"/>
          <w:szCs w:val="24"/>
        </w:rPr>
        <w:t>通讯地址：</w:t>
      </w:r>
    </w:p>
    <w:p w14:paraId="463EC97A">
      <w:pPr>
        <w:pStyle w:val="22"/>
        <w:spacing w:before="0" w:beforeAutospacing="0" w:after="0" w:afterAutospacing="0" w:line="500" w:lineRule="exact"/>
        <w:ind w:firstLine="472" w:firstLineChars="196"/>
        <w:rPr>
          <w:rFonts w:cs="宋体"/>
          <w:b/>
          <w:sz w:val="24"/>
          <w:szCs w:val="24"/>
        </w:rPr>
      </w:pPr>
    </w:p>
    <w:p w14:paraId="027FCBB6">
      <w:pPr>
        <w:pStyle w:val="22"/>
        <w:spacing w:before="0" w:beforeAutospacing="0" w:after="0" w:afterAutospacing="0" w:line="500" w:lineRule="exact"/>
        <w:ind w:firstLine="392" w:firstLineChars="196"/>
        <w:rPr>
          <w:rFonts w:ascii="Times New Roman" w:hAnsi="Times New Roman"/>
          <w:sz w:val="20"/>
        </w:rPr>
      </w:pPr>
    </w:p>
    <w:p w14:paraId="7AB52F59">
      <w:pPr>
        <w:pStyle w:val="5"/>
        <w:spacing w:line="500" w:lineRule="exact"/>
      </w:pPr>
      <w:r>
        <w:rPr>
          <w:rFonts w:hint="eastAsia"/>
        </w:rPr>
        <w:t>根据国家有关法律、法规和浙江省、杭州市有关规定，甲、乙双方在平等、自愿、公平和诚实信用的基础上，经协商一致，就乙方承租甲方可依法出租的天际大厦物业相关事宜，签订本合同。</w:t>
      </w:r>
    </w:p>
    <w:p w14:paraId="5E95B376">
      <w:pPr>
        <w:pStyle w:val="5"/>
        <w:spacing w:line="500" w:lineRule="exact"/>
      </w:pPr>
    </w:p>
    <w:p w14:paraId="415D9FAA">
      <w:pPr>
        <w:spacing w:line="360" w:lineRule="auto"/>
        <w:rPr>
          <w:rFonts w:eastAsia="黑体"/>
          <w:b/>
          <w:szCs w:val="18"/>
        </w:rPr>
      </w:pPr>
      <w:r>
        <w:rPr>
          <w:rFonts w:hint="eastAsia" w:eastAsia="黑体"/>
          <w:b/>
          <w:szCs w:val="18"/>
        </w:rPr>
        <w:t>第一条定义与解释</w:t>
      </w:r>
    </w:p>
    <w:p w14:paraId="429328FF">
      <w:pPr>
        <w:spacing w:line="360" w:lineRule="auto"/>
        <w:rPr>
          <w:rFonts w:ascii="宋体" w:hAnsi="宋体"/>
          <w:b/>
        </w:rPr>
      </w:pPr>
    </w:p>
    <w:p w14:paraId="33D7F7F6">
      <w:pPr>
        <w:autoSpaceDE w:val="0"/>
        <w:autoSpaceDN w:val="0"/>
        <w:adjustRightInd w:val="0"/>
        <w:spacing w:line="360" w:lineRule="auto"/>
        <w:ind w:firstLine="480" w:firstLineChars="200"/>
        <w:rPr>
          <w:rFonts w:ascii="宋体" w:hAnsi="宋体" w:cs="宋体"/>
        </w:rPr>
      </w:pPr>
      <w:r>
        <w:rPr>
          <w:rFonts w:hint="eastAsia" w:ascii="宋体" w:hAnsi="宋体" w:cs="宋体"/>
        </w:rPr>
        <w:t>“</w:t>
      </w:r>
      <w:r>
        <w:rPr>
          <w:rFonts w:hint="eastAsia" w:ascii="宋体" w:hAnsi="宋体" w:cs="宋体,Bold"/>
          <w:b/>
          <w:bCs/>
        </w:rPr>
        <w:t>公共区域</w:t>
      </w:r>
      <w:r>
        <w:rPr>
          <w:rFonts w:hint="eastAsia" w:ascii="宋体" w:hAnsi="宋体" w:cs="宋体"/>
        </w:rPr>
        <w:t>”指主要入口、大厅、电梯平台、空中花园、地下停车场、楼梯、走廊、走道、车道、绿化区域、楼梯平台、仪表间、动力机房、泵房、消防泵房、采光井、储水池等与办公大楼有关的区域，包括但不限于分配给办公大楼的业主、承租人、及其客户、雇员、被邀请者、被授权者和一切其他拥有类似业主的使用权的人员使用的其他区域，但不包括任何业主、承租人拥有专属使用权的区域；</w:t>
      </w:r>
    </w:p>
    <w:p w14:paraId="6F3F2A03">
      <w:pPr>
        <w:autoSpaceDE w:val="0"/>
        <w:autoSpaceDN w:val="0"/>
        <w:adjustRightInd w:val="0"/>
        <w:spacing w:line="360" w:lineRule="auto"/>
        <w:ind w:firstLine="480" w:firstLineChars="200"/>
        <w:rPr>
          <w:rFonts w:ascii="宋体" w:hAnsi="宋体" w:cs="宋体"/>
        </w:rPr>
      </w:pPr>
      <w:r>
        <w:rPr>
          <w:rFonts w:hint="eastAsia" w:ascii="宋体" w:hAnsi="宋体" w:cs="宋体"/>
        </w:rPr>
        <w:t>“</w:t>
      </w:r>
      <w:r>
        <w:rPr>
          <w:rFonts w:hint="eastAsia" w:ascii="宋体" w:hAnsi="宋体" w:cs="宋体,Bold"/>
          <w:b/>
          <w:bCs/>
        </w:rPr>
        <w:t>公共设施</w:t>
      </w:r>
      <w:r>
        <w:rPr>
          <w:rFonts w:hint="eastAsia" w:ascii="宋体" w:hAnsi="宋体" w:cs="宋体"/>
        </w:rPr>
        <w:t>”指为办公大楼而安装的机器、设备、仪器、固定设备、管道、电缆、电线等，不包括任何由个别业主、承租人专属使用的设施；</w:t>
      </w:r>
    </w:p>
    <w:p w14:paraId="3340EEF4">
      <w:pPr>
        <w:autoSpaceDE w:val="0"/>
        <w:autoSpaceDN w:val="0"/>
        <w:adjustRightInd w:val="0"/>
        <w:spacing w:line="360" w:lineRule="auto"/>
        <w:ind w:firstLine="482" w:firstLineChars="200"/>
        <w:rPr>
          <w:rFonts w:ascii="宋体" w:hAnsi="宋体" w:cs="宋体"/>
        </w:rPr>
      </w:pPr>
      <w:r>
        <w:rPr>
          <w:rFonts w:hint="eastAsia" w:ascii="宋体" w:hAnsi="宋体" w:cs="宋体"/>
          <w:b/>
        </w:rPr>
        <w:t>“办公大楼”</w:t>
      </w:r>
      <w:r>
        <w:rPr>
          <w:rFonts w:hint="eastAsia" w:ascii="宋体" w:hAnsi="宋体" w:cs="宋体"/>
        </w:rPr>
        <w:t>指天际大厦办公大楼。</w:t>
      </w:r>
    </w:p>
    <w:p w14:paraId="6EC02051">
      <w:pPr>
        <w:autoSpaceDE w:val="0"/>
        <w:autoSpaceDN w:val="0"/>
        <w:adjustRightInd w:val="0"/>
        <w:spacing w:line="360" w:lineRule="auto"/>
        <w:ind w:firstLine="482" w:firstLineChars="200"/>
        <w:rPr>
          <w:rFonts w:ascii="宋体" w:hAnsi="宋体" w:cs="宋体"/>
        </w:rPr>
      </w:pPr>
      <w:r>
        <w:rPr>
          <w:rFonts w:hint="eastAsia" w:ascii="宋体" w:hAnsi="宋体" w:cs="宋体"/>
          <w:b/>
        </w:rPr>
        <w:t>“租赁</w:t>
      </w:r>
      <w:r>
        <w:rPr>
          <w:rFonts w:hint="eastAsia" w:ascii="宋体" w:hAnsi="宋体" w:cs="宋体,Bold"/>
          <w:b/>
          <w:bCs/>
        </w:rPr>
        <w:t>保证金</w:t>
      </w:r>
      <w:r>
        <w:rPr>
          <w:rFonts w:hint="eastAsia" w:ascii="宋体" w:hAnsi="宋体" w:cs="宋体"/>
          <w:b/>
        </w:rPr>
        <w:t>”</w:t>
      </w:r>
      <w:r>
        <w:rPr>
          <w:rFonts w:hint="eastAsia" w:ascii="宋体" w:hAnsi="宋体" w:cs="宋体"/>
        </w:rPr>
        <w:t>指</w:t>
      </w:r>
      <w:r>
        <w:rPr>
          <w:rFonts w:hint="eastAsia" w:ascii="宋体" w:hAnsi="宋体" w:cs="宋体,Bold"/>
          <w:bCs/>
        </w:rPr>
        <w:t>乙方</w:t>
      </w:r>
      <w:r>
        <w:rPr>
          <w:rFonts w:hint="eastAsia" w:ascii="宋体" w:hAnsi="宋体" w:cs="宋体"/>
        </w:rPr>
        <w:t>应于本合同签署之时，向</w:t>
      </w:r>
      <w:r>
        <w:rPr>
          <w:rFonts w:hint="eastAsia" w:ascii="宋体" w:hAnsi="宋体" w:cs="宋体,Bold"/>
          <w:bCs/>
        </w:rPr>
        <w:t>甲方</w:t>
      </w:r>
      <w:r>
        <w:rPr>
          <w:rFonts w:hint="eastAsia" w:ascii="宋体" w:hAnsi="宋体" w:cs="宋体"/>
        </w:rPr>
        <w:t>支付的</w:t>
      </w:r>
      <w:r>
        <w:rPr>
          <w:rFonts w:hint="eastAsia" w:ascii="宋体" w:hAnsi="宋体" w:cs="宋体,Bold"/>
          <w:bCs/>
        </w:rPr>
        <w:t>保证金</w:t>
      </w:r>
      <w:r>
        <w:rPr>
          <w:rFonts w:hint="eastAsia" w:ascii="宋体" w:hAnsi="宋体" w:cs="宋体"/>
        </w:rPr>
        <w:t>。该</w:t>
      </w:r>
      <w:r>
        <w:rPr>
          <w:rFonts w:hint="eastAsia" w:ascii="宋体" w:hAnsi="宋体" w:cs="宋体,Bold"/>
          <w:bCs/>
        </w:rPr>
        <w:t>保证金</w:t>
      </w:r>
      <w:r>
        <w:rPr>
          <w:rFonts w:hint="eastAsia" w:ascii="宋体" w:hAnsi="宋体" w:cs="宋体"/>
        </w:rPr>
        <w:t>应作为</w:t>
      </w:r>
      <w:r>
        <w:rPr>
          <w:rFonts w:hint="eastAsia" w:ascii="宋体" w:hAnsi="宋体" w:cs="宋体,Bold"/>
          <w:bCs/>
        </w:rPr>
        <w:t>乙方</w:t>
      </w:r>
      <w:r>
        <w:rPr>
          <w:rFonts w:hint="eastAsia" w:ascii="宋体" w:hAnsi="宋体" w:cs="宋体"/>
        </w:rPr>
        <w:t>遵守并履行本合同、《</w:t>
      </w:r>
      <w:r>
        <w:rPr>
          <w:rFonts w:hint="eastAsia" w:ascii="宋体" w:hAnsi="宋体" w:cs="宋体,Bold"/>
          <w:bCs/>
        </w:rPr>
        <w:t>天际大厦用户装修指南》</w:t>
      </w:r>
      <w:r>
        <w:rPr>
          <w:rFonts w:hint="eastAsia" w:ascii="宋体" w:hAnsi="宋体" w:cs="宋体"/>
        </w:rPr>
        <w:t>、《</w:t>
      </w:r>
      <w:r>
        <w:rPr>
          <w:rFonts w:hint="eastAsia" w:ascii="宋体" w:hAnsi="宋体" w:cs="宋体,Bold"/>
          <w:bCs/>
        </w:rPr>
        <w:t>天际大厦用户手册》</w:t>
      </w:r>
      <w:r>
        <w:rPr>
          <w:rFonts w:hint="eastAsia" w:ascii="宋体" w:hAnsi="宋体" w:cs="宋体"/>
        </w:rPr>
        <w:t>和其他由</w:t>
      </w:r>
      <w:r>
        <w:rPr>
          <w:rFonts w:hint="eastAsia" w:ascii="宋体" w:hAnsi="宋体" w:cs="宋体,Bold"/>
          <w:bCs/>
        </w:rPr>
        <w:t>物业服务公司</w:t>
      </w:r>
      <w:r>
        <w:rPr>
          <w:rFonts w:hint="eastAsia" w:ascii="宋体" w:hAnsi="宋体" w:cs="宋体"/>
        </w:rPr>
        <w:t>不时制订的物业使用的规定的保证；</w:t>
      </w:r>
    </w:p>
    <w:p w14:paraId="15625F52">
      <w:pPr>
        <w:autoSpaceDE w:val="0"/>
        <w:autoSpaceDN w:val="0"/>
        <w:adjustRightInd w:val="0"/>
        <w:spacing w:line="360" w:lineRule="auto"/>
        <w:ind w:firstLine="482" w:firstLineChars="200"/>
        <w:rPr>
          <w:rFonts w:ascii="宋体" w:hAnsi="宋体" w:cs="宋体"/>
        </w:rPr>
      </w:pPr>
      <w:r>
        <w:rPr>
          <w:rFonts w:hint="eastAsia" w:ascii="宋体" w:hAnsi="宋体" w:cs="宋体,Bold"/>
          <w:b/>
          <w:bCs/>
        </w:rPr>
        <w:t>“租赁起止日”</w:t>
      </w:r>
      <w:r>
        <w:rPr>
          <w:rFonts w:hint="eastAsia" w:ascii="宋体" w:hAnsi="宋体" w:cs="宋体"/>
        </w:rPr>
        <w:t>指本合同下</w:t>
      </w:r>
      <w:r>
        <w:rPr>
          <w:rFonts w:hint="eastAsia" w:ascii="宋体" w:hAnsi="宋体" w:cs="宋体,Bold"/>
          <w:bCs/>
        </w:rPr>
        <w:t>租赁期限</w:t>
      </w:r>
      <w:r>
        <w:rPr>
          <w:rFonts w:hint="eastAsia" w:ascii="宋体" w:hAnsi="宋体" w:cs="宋体"/>
        </w:rPr>
        <w:t>的起始日和截止日；</w:t>
      </w:r>
    </w:p>
    <w:p w14:paraId="6D001F61">
      <w:pPr>
        <w:autoSpaceDE w:val="0"/>
        <w:autoSpaceDN w:val="0"/>
        <w:adjustRightInd w:val="0"/>
        <w:spacing w:line="360" w:lineRule="auto"/>
        <w:ind w:firstLine="482" w:firstLineChars="200"/>
        <w:rPr>
          <w:rFonts w:ascii="宋体" w:hAnsi="宋体" w:cs="宋体"/>
        </w:rPr>
      </w:pPr>
      <w:r>
        <w:rPr>
          <w:rFonts w:hint="eastAsia" w:ascii="宋体" w:hAnsi="宋体" w:cs="宋体,Bold"/>
          <w:b/>
          <w:bCs/>
        </w:rPr>
        <w:t>“租赁物业</w:t>
      </w:r>
      <w:r>
        <w:rPr>
          <w:rFonts w:hint="eastAsia" w:ascii="宋体" w:hAnsi="宋体" w:cs="宋体"/>
        </w:rPr>
        <w:t>”指</w:t>
      </w:r>
      <w:r>
        <w:rPr>
          <w:rFonts w:hint="eastAsia" w:ascii="宋体" w:hAnsi="宋体" w:cs="宋体,Bold"/>
          <w:bCs/>
        </w:rPr>
        <w:t>甲方</w:t>
      </w:r>
      <w:r>
        <w:rPr>
          <w:rFonts w:hint="eastAsia" w:ascii="宋体" w:hAnsi="宋体" w:cs="宋体"/>
        </w:rPr>
        <w:t>根据本合同的条款和条件向</w:t>
      </w:r>
      <w:r>
        <w:rPr>
          <w:rFonts w:hint="eastAsia" w:ascii="宋体" w:hAnsi="宋体" w:cs="宋体,Bold"/>
          <w:bCs/>
        </w:rPr>
        <w:t>乙方</w:t>
      </w:r>
      <w:r>
        <w:rPr>
          <w:rFonts w:hint="eastAsia" w:ascii="宋体" w:hAnsi="宋体" w:cs="宋体"/>
        </w:rPr>
        <w:t xml:space="preserve">出租的物业； </w:t>
      </w:r>
    </w:p>
    <w:p w14:paraId="679B9C35">
      <w:pPr>
        <w:autoSpaceDE w:val="0"/>
        <w:autoSpaceDN w:val="0"/>
        <w:adjustRightInd w:val="0"/>
        <w:spacing w:line="360" w:lineRule="auto"/>
        <w:ind w:firstLine="480" w:firstLineChars="200"/>
        <w:rPr>
          <w:rFonts w:ascii="宋体" w:hAnsi="宋体" w:cs="宋体"/>
        </w:rPr>
      </w:pPr>
      <w:r>
        <w:rPr>
          <w:rFonts w:hint="eastAsia" w:ascii="宋体" w:hAnsi="宋体" w:cs="宋体"/>
        </w:rPr>
        <w:t>“</w:t>
      </w:r>
      <w:r>
        <w:rPr>
          <w:rFonts w:hint="eastAsia" w:ascii="宋体" w:hAnsi="宋体" w:cs="宋体,Bold"/>
          <w:b/>
          <w:bCs/>
        </w:rPr>
        <w:t>租赁期</w:t>
      </w:r>
      <w:r>
        <w:rPr>
          <w:rFonts w:hint="eastAsia" w:ascii="宋体" w:hAnsi="宋体" w:cs="宋体"/>
        </w:rPr>
        <w:t>”指本合同项下的自</w:t>
      </w:r>
      <w:r>
        <w:rPr>
          <w:rFonts w:hint="eastAsia" w:ascii="宋体" w:hAnsi="宋体" w:cs="宋体,Bold"/>
          <w:bCs/>
        </w:rPr>
        <w:t>租赁起始日</w:t>
      </w:r>
      <w:r>
        <w:rPr>
          <w:rFonts w:hint="eastAsia" w:ascii="宋体" w:hAnsi="宋体" w:cs="宋体"/>
        </w:rPr>
        <w:t>起的租赁期间；</w:t>
      </w:r>
    </w:p>
    <w:p w14:paraId="7B0EF2F5">
      <w:pPr>
        <w:autoSpaceDE w:val="0"/>
        <w:autoSpaceDN w:val="0"/>
        <w:adjustRightInd w:val="0"/>
        <w:spacing w:line="360" w:lineRule="auto"/>
        <w:ind w:firstLine="480" w:firstLineChars="200"/>
        <w:rPr>
          <w:rFonts w:ascii="宋体" w:hAnsi="宋体" w:cs="宋体"/>
        </w:rPr>
      </w:pPr>
      <w:r>
        <w:rPr>
          <w:rFonts w:hint="eastAsia" w:ascii="宋体" w:hAnsi="宋体" w:cs="宋体"/>
        </w:rPr>
        <w:t>“</w:t>
      </w:r>
      <w:r>
        <w:rPr>
          <w:rFonts w:hint="eastAsia" w:ascii="宋体" w:hAnsi="宋体" w:cs="宋体,Bold"/>
          <w:b/>
          <w:bCs/>
        </w:rPr>
        <w:t>物业服务费</w:t>
      </w:r>
      <w:r>
        <w:rPr>
          <w:rFonts w:hint="eastAsia" w:ascii="宋体" w:hAnsi="宋体" w:cs="宋体"/>
        </w:rPr>
        <w:t>”指</w:t>
      </w:r>
      <w:r>
        <w:rPr>
          <w:rFonts w:hint="eastAsia" w:ascii="宋体" w:hAnsi="宋体" w:cs="宋体,Bold"/>
          <w:bCs/>
        </w:rPr>
        <w:t>乙方</w:t>
      </w:r>
      <w:r>
        <w:rPr>
          <w:rFonts w:hint="eastAsia" w:ascii="宋体" w:hAnsi="宋体" w:cs="宋体"/>
        </w:rPr>
        <w:t>根据本合同有关条款应向</w:t>
      </w:r>
      <w:r>
        <w:rPr>
          <w:rFonts w:hint="eastAsia" w:ascii="宋体" w:hAnsi="宋体" w:cs="宋体,Bold"/>
          <w:bCs/>
        </w:rPr>
        <w:t>物业服务公司</w:t>
      </w:r>
      <w:r>
        <w:rPr>
          <w:rFonts w:hint="eastAsia" w:ascii="宋体" w:hAnsi="宋体" w:cs="宋体"/>
        </w:rPr>
        <w:t>支付的物业服务费用；</w:t>
      </w:r>
    </w:p>
    <w:p w14:paraId="761E9F20">
      <w:pPr>
        <w:autoSpaceDE w:val="0"/>
        <w:autoSpaceDN w:val="0"/>
        <w:adjustRightInd w:val="0"/>
        <w:spacing w:line="360" w:lineRule="auto"/>
        <w:ind w:firstLine="482" w:firstLineChars="200"/>
        <w:rPr>
          <w:rFonts w:ascii="宋体" w:hAnsi="宋体" w:cs="宋体"/>
        </w:rPr>
      </w:pPr>
      <w:r>
        <w:rPr>
          <w:rFonts w:hint="eastAsia" w:ascii="宋体" w:hAnsi="宋体" w:cs="宋体,Bold"/>
          <w:b/>
          <w:bCs/>
        </w:rPr>
        <w:t>“物业服务公司</w:t>
      </w:r>
      <w:r>
        <w:rPr>
          <w:rFonts w:hint="eastAsia" w:ascii="宋体" w:hAnsi="宋体" w:cs="宋体"/>
        </w:rPr>
        <w:t>”指对办公大楼</w:t>
      </w:r>
      <w:r>
        <w:rPr>
          <w:rFonts w:ascii="宋体" w:hAnsi="宋体"/>
        </w:rPr>
        <w:t>(</w:t>
      </w:r>
      <w:r>
        <w:rPr>
          <w:rFonts w:hint="eastAsia" w:ascii="宋体" w:hAnsi="宋体" w:cs="宋体"/>
        </w:rPr>
        <w:t>包括</w:t>
      </w:r>
      <w:r>
        <w:rPr>
          <w:rFonts w:hint="eastAsia" w:ascii="宋体" w:hAnsi="宋体" w:cs="宋体,Bold"/>
          <w:bCs/>
        </w:rPr>
        <w:t>公共区域</w:t>
      </w:r>
      <w:r>
        <w:rPr>
          <w:rFonts w:hint="eastAsia" w:ascii="宋体" w:hAnsi="宋体" w:cs="宋体"/>
        </w:rPr>
        <w:t>和</w:t>
      </w:r>
      <w:r>
        <w:rPr>
          <w:rFonts w:hint="eastAsia" w:ascii="宋体" w:hAnsi="宋体" w:cs="宋体,Bold"/>
          <w:bCs/>
        </w:rPr>
        <w:t>公共设施</w:t>
      </w:r>
      <w:r>
        <w:rPr>
          <w:rFonts w:ascii="宋体" w:hAnsi="宋体"/>
        </w:rPr>
        <w:t>)</w:t>
      </w:r>
      <w:r>
        <w:rPr>
          <w:rFonts w:hint="eastAsia" w:ascii="宋体" w:hAnsi="宋体" w:cs="宋体"/>
        </w:rPr>
        <w:t>提供物业管理服务的</w:t>
      </w:r>
      <w:r>
        <w:rPr>
          <w:rFonts w:hint="eastAsia" w:ascii="宋体" w:hAnsi="宋体" w:cs="宋体,Bold"/>
          <w:bCs/>
        </w:rPr>
        <w:t>物业服务公司</w:t>
      </w:r>
      <w:r>
        <w:rPr>
          <w:rFonts w:hint="eastAsia" w:ascii="宋体" w:hAnsi="宋体" w:cs="宋体"/>
        </w:rPr>
        <w:t>；</w:t>
      </w:r>
    </w:p>
    <w:p w14:paraId="100334B8">
      <w:pPr>
        <w:autoSpaceDE w:val="0"/>
        <w:autoSpaceDN w:val="0"/>
        <w:adjustRightInd w:val="0"/>
        <w:spacing w:line="360" w:lineRule="auto"/>
        <w:ind w:firstLine="480" w:firstLineChars="200"/>
        <w:rPr>
          <w:rFonts w:ascii="宋体" w:hAnsi="宋体" w:cs="宋体"/>
        </w:rPr>
      </w:pPr>
      <w:r>
        <w:rPr>
          <w:rFonts w:hint="eastAsia" w:ascii="宋体" w:hAnsi="宋体" w:cs="宋体"/>
        </w:rPr>
        <w:t>“</w:t>
      </w:r>
      <w:r>
        <w:rPr>
          <w:rFonts w:hint="eastAsia" w:ascii="宋体" w:hAnsi="宋体" w:cs="宋体,Bold"/>
          <w:b/>
          <w:bCs/>
        </w:rPr>
        <w:t>租金</w:t>
      </w:r>
      <w:r>
        <w:rPr>
          <w:rFonts w:hint="eastAsia" w:ascii="宋体" w:hAnsi="宋体" w:cs="宋体"/>
        </w:rPr>
        <w:t>”指</w:t>
      </w:r>
      <w:r>
        <w:rPr>
          <w:rFonts w:hint="eastAsia" w:ascii="宋体" w:hAnsi="宋体" w:cs="宋体,Bold"/>
          <w:bCs/>
        </w:rPr>
        <w:t>乙方</w:t>
      </w:r>
      <w:r>
        <w:rPr>
          <w:rFonts w:hint="eastAsia" w:ascii="宋体" w:hAnsi="宋体" w:cs="宋体"/>
        </w:rPr>
        <w:t>根据本合同应向</w:t>
      </w:r>
      <w:r>
        <w:rPr>
          <w:rFonts w:hint="eastAsia" w:ascii="宋体" w:hAnsi="宋体" w:cs="宋体,Bold"/>
          <w:bCs/>
        </w:rPr>
        <w:t>甲方</w:t>
      </w:r>
      <w:r>
        <w:rPr>
          <w:rFonts w:hint="eastAsia" w:ascii="宋体" w:hAnsi="宋体" w:cs="宋体"/>
        </w:rPr>
        <w:t>支付的</w:t>
      </w:r>
      <w:r>
        <w:rPr>
          <w:rFonts w:hint="eastAsia" w:ascii="宋体" w:hAnsi="宋体" w:cs="宋体,Bold"/>
          <w:bCs/>
        </w:rPr>
        <w:t>租金</w:t>
      </w:r>
      <w:r>
        <w:rPr>
          <w:rFonts w:hint="eastAsia" w:ascii="宋体" w:hAnsi="宋体" w:cs="宋体"/>
        </w:rPr>
        <w:t>，</w:t>
      </w:r>
      <w:r>
        <w:rPr>
          <w:rFonts w:hint="eastAsia" w:ascii="Arial" w:hAnsi="Arial"/>
        </w:rPr>
        <w:t>租金不包括物业服务费</w:t>
      </w:r>
      <w:r>
        <w:rPr>
          <w:rFonts w:hint="eastAsia" w:ascii="宋体" w:hAnsi="宋体" w:cs="宋体"/>
        </w:rPr>
        <w:t>、</w:t>
      </w:r>
      <w:r>
        <w:rPr>
          <w:rFonts w:hint="eastAsia"/>
        </w:rPr>
        <w:t>租赁物业内水、电、空调等能耗费用、办公大楼内用户需进行该大楼外立面亮灯所产生的全部费用、</w:t>
      </w:r>
      <w:r>
        <w:rPr>
          <w:rFonts w:hint="eastAsia" w:ascii="Arial" w:hAnsi="Arial"/>
        </w:rPr>
        <w:t>该办公大楼内的清洁费及其他费用</w:t>
      </w:r>
      <w:r>
        <w:rPr>
          <w:rFonts w:hint="eastAsia" w:ascii="宋体" w:hAnsi="宋体"/>
        </w:rPr>
        <w:t>、以及</w:t>
      </w:r>
      <w:r>
        <w:rPr>
          <w:rFonts w:hint="eastAsia" w:ascii="宋体" w:hAnsi="宋体" w:cs="宋体"/>
        </w:rPr>
        <w:t>天际大厦实际发生的政府许可的其他费用</w:t>
      </w:r>
      <w:r>
        <w:rPr>
          <w:rFonts w:hint="eastAsia" w:ascii="Arial" w:hAnsi="Arial"/>
        </w:rPr>
        <w:t>；</w:t>
      </w:r>
    </w:p>
    <w:p w14:paraId="4E266B22">
      <w:pPr>
        <w:autoSpaceDE w:val="0"/>
        <w:autoSpaceDN w:val="0"/>
        <w:adjustRightInd w:val="0"/>
        <w:spacing w:line="360" w:lineRule="auto"/>
        <w:ind w:firstLine="480" w:firstLineChars="200"/>
        <w:rPr>
          <w:rFonts w:ascii="宋体" w:hAnsi="宋体" w:cs="宋体"/>
        </w:rPr>
      </w:pPr>
      <w:r>
        <w:rPr>
          <w:rFonts w:hint="eastAsia" w:ascii="宋体" w:hAnsi="宋体" w:cs="宋体"/>
        </w:rPr>
        <w:t>“</w:t>
      </w:r>
      <w:r>
        <w:rPr>
          <w:rFonts w:hint="eastAsia" w:ascii="宋体" w:hAnsi="宋体" w:cs="宋体,Bold"/>
          <w:b/>
          <w:bCs/>
        </w:rPr>
        <w:t>免租期</w:t>
      </w:r>
      <w:r>
        <w:rPr>
          <w:rFonts w:hint="eastAsia" w:ascii="宋体" w:hAnsi="宋体" w:cs="宋体"/>
        </w:rPr>
        <w:t>”指</w:t>
      </w:r>
      <w:r>
        <w:rPr>
          <w:rFonts w:hint="eastAsia" w:ascii="宋体" w:hAnsi="宋体" w:cs="宋体,Bold"/>
          <w:bCs/>
        </w:rPr>
        <w:t>甲方</w:t>
      </w:r>
      <w:r>
        <w:rPr>
          <w:rFonts w:hint="eastAsia" w:ascii="宋体" w:hAnsi="宋体" w:cs="宋体"/>
        </w:rPr>
        <w:t>根据本合同有关条款在</w:t>
      </w:r>
      <w:r>
        <w:rPr>
          <w:rFonts w:hint="eastAsia" w:ascii="宋体" w:hAnsi="宋体" w:cs="宋体,Bold"/>
          <w:bCs/>
        </w:rPr>
        <w:t>租赁期限</w:t>
      </w:r>
      <w:r>
        <w:rPr>
          <w:rFonts w:hint="eastAsia" w:ascii="宋体" w:hAnsi="宋体" w:cs="宋体"/>
        </w:rPr>
        <w:t>内给予</w:t>
      </w:r>
      <w:r>
        <w:rPr>
          <w:rFonts w:hint="eastAsia" w:ascii="宋体" w:hAnsi="宋体" w:cs="宋体,Bold"/>
          <w:bCs/>
        </w:rPr>
        <w:t>乙方首次装修</w:t>
      </w:r>
      <w:r>
        <w:rPr>
          <w:rFonts w:hint="eastAsia" w:ascii="宋体" w:hAnsi="宋体" w:cs="宋体"/>
        </w:rPr>
        <w:t>的一段时间，在此期间</w:t>
      </w:r>
      <w:r>
        <w:rPr>
          <w:rFonts w:hint="eastAsia" w:ascii="宋体" w:hAnsi="宋体" w:cs="宋体,Bold"/>
          <w:bCs/>
        </w:rPr>
        <w:t>乙方</w:t>
      </w:r>
      <w:r>
        <w:rPr>
          <w:rFonts w:hint="eastAsia" w:ascii="宋体" w:hAnsi="宋体" w:cs="宋体"/>
        </w:rPr>
        <w:t>无须向</w:t>
      </w:r>
      <w:r>
        <w:rPr>
          <w:rFonts w:hint="eastAsia" w:ascii="宋体" w:hAnsi="宋体" w:cs="宋体,Bold"/>
          <w:bCs/>
        </w:rPr>
        <w:t>甲方</w:t>
      </w:r>
      <w:r>
        <w:rPr>
          <w:rFonts w:hint="eastAsia" w:ascii="宋体" w:hAnsi="宋体" w:cs="宋体"/>
        </w:rPr>
        <w:t>支付</w:t>
      </w:r>
      <w:r>
        <w:rPr>
          <w:rFonts w:hint="eastAsia" w:ascii="宋体" w:hAnsi="宋体" w:cs="宋体,Bold"/>
          <w:bCs/>
        </w:rPr>
        <w:t>租金</w:t>
      </w:r>
      <w:r>
        <w:rPr>
          <w:rFonts w:hint="eastAsia" w:ascii="宋体" w:hAnsi="宋体" w:cs="宋体"/>
        </w:rPr>
        <w:t>；</w:t>
      </w:r>
    </w:p>
    <w:p w14:paraId="1943A418">
      <w:pPr>
        <w:autoSpaceDE w:val="0"/>
        <w:autoSpaceDN w:val="0"/>
        <w:adjustRightInd w:val="0"/>
        <w:spacing w:line="360" w:lineRule="auto"/>
        <w:ind w:firstLine="480" w:firstLineChars="200"/>
        <w:rPr>
          <w:rFonts w:ascii="宋体" w:hAnsi="宋体" w:cs="宋体"/>
        </w:rPr>
      </w:pPr>
      <w:r>
        <w:rPr>
          <w:rFonts w:hint="eastAsia" w:ascii="宋体" w:hAnsi="宋体" w:cs="宋体"/>
        </w:rPr>
        <w:t>“</w:t>
      </w:r>
      <w:r>
        <w:rPr>
          <w:rFonts w:hint="eastAsia" w:ascii="宋体" w:hAnsi="宋体" w:cs="宋体,Bold"/>
          <w:b/>
          <w:bCs/>
        </w:rPr>
        <w:t>工作日</w:t>
      </w:r>
      <w:r>
        <w:rPr>
          <w:rFonts w:hint="eastAsia" w:ascii="宋体" w:hAnsi="宋体" w:cs="宋体"/>
        </w:rPr>
        <w:t>”除星期六、星期日和其他</w:t>
      </w:r>
      <w:r>
        <w:rPr>
          <w:rFonts w:hint="eastAsia" w:ascii="宋体" w:hAnsi="宋体" w:cs="宋体,Bold"/>
          <w:bCs/>
        </w:rPr>
        <w:t>中国</w:t>
      </w:r>
      <w:r>
        <w:rPr>
          <w:rFonts w:hint="eastAsia" w:ascii="宋体" w:hAnsi="宋体" w:cs="宋体"/>
        </w:rPr>
        <w:t>法定节假日外的任意一天。</w:t>
      </w:r>
    </w:p>
    <w:p w14:paraId="7DAB257B">
      <w:pPr>
        <w:autoSpaceDE w:val="0"/>
        <w:autoSpaceDN w:val="0"/>
        <w:adjustRightInd w:val="0"/>
        <w:spacing w:line="360" w:lineRule="auto"/>
        <w:ind w:firstLine="472" w:firstLineChars="197"/>
        <w:rPr>
          <w:rFonts w:ascii="宋体" w:hAnsi="宋体"/>
        </w:rPr>
      </w:pPr>
      <w:r>
        <w:rPr>
          <w:rFonts w:hint="eastAsia" w:ascii="宋体" w:hAnsi="宋体"/>
        </w:rPr>
        <w:t>被援引的条款和附件是指本合同的条款和附件。标题的使用仅是为了援引的方便，不应对条款的解释产生任何影响。</w:t>
      </w:r>
    </w:p>
    <w:p w14:paraId="3625B2F1">
      <w:pPr>
        <w:pStyle w:val="5"/>
        <w:spacing w:line="500" w:lineRule="exact"/>
        <w:ind w:firstLine="0" w:firstLineChars="0"/>
        <w:rPr>
          <w:color w:val="FF0000"/>
        </w:rPr>
      </w:pPr>
    </w:p>
    <w:p w14:paraId="3F5D7D95">
      <w:pPr>
        <w:pStyle w:val="22"/>
        <w:spacing w:before="0" w:beforeAutospacing="0" w:after="0" w:afterAutospacing="0" w:line="500" w:lineRule="exact"/>
        <w:jc w:val="both"/>
        <w:rPr>
          <w:del w:id="0" w:author="zoe" w:date="2026-02-24T14:33:23Z"/>
          <w:rFonts w:ascii="Times New Roman" w:hAnsi="Times New Roman" w:eastAsia="黑体"/>
          <w:b/>
          <w:sz w:val="24"/>
        </w:rPr>
      </w:pPr>
      <w:r>
        <w:rPr>
          <w:rFonts w:hint="eastAsia" w:ascii="Times New Roman" w:hAnsi="Times New Roman" w:eastAsia="黑体"/>
          <w:b/>
          <w:sz w:val="24"/>
        </w:rPr>
        <w:t>第二条租赁物业情况</w:t>
      </w:r>
    </w:p>
    <w:p w14:paraId="0C74D77E">
      <w:pPr>
        <w:pStyle w:val="22"/>
        <w:pPrChange w:id="1" w:author="zoe" w:date="2026-02-24T14:33:23Z">
          <w:pPr>
            <w:pStyle w:val="5"/>
            <w:spacing w:line="500" w:lineRule="exact"/>
          </w:pPr>
        </w:pPrChange>
      </w:pPr>
    </w:p>
    <w:p w14:paraId="28BC46BF">
      <w:pPr>
        <w:pStyle w:val="5"/>
        <w:spacing w:line="500" w:lineRule="exact"/>
      </w:pPr>
      <w:r>
        <w:rPr>
          <w:rFonts w:hint="eastAsia"/>
        </w:rPr>
        <w:t>2.1甲方出租给乙方的物业座落于</w:t>
      </w:r>
      <w:r>
        <w:rPr>
          <w:rFonts w:hint="eastAsia"/>
          <w:u w:val="single"/>
          <w:lang w:eastAsia="zh-CN"/>
        </w:rPr>
        <w:t>—</w:t>
      </w:r>
      <w:r>
        <w:rPr>
          <w:rFonts w:hint="eastAsia"/>
        </w:rPr>
        <w:t>，该物业建筑面积</w:t>
      </w:r>
      <w:r>
        <w:rPr>
          <w:rFonts w:hint="eastAsia" w:ascii="宋体" w:hAnsi="宋体" w:cs="宋体"/>
        </w:rPr>
        <w:t>为</w:t>
      </w:r>
      <w:r>
        <w:rPr>
          <w:rFonts w:hint="eastAsia" w:ascii="宋体" w:hAnsi="宋体" w:cs="宋体"/>
          <w:u w:val="single"/>
          <w:lang w:val="en-US" w:eastAsia="zh-CN"/>
        </w:rPr>
        <w:t>—</w:t>
      </w:r>
      <w:r>
        <w:rPr>
          <w:rFonts w:hint="eastAsia" w:ascii="宋体" w:hAnsi="宋体" w:cs="宋体"/>
          <w:u w:val="single"/>
        </w:rPr>
        <w:t>平方米</w:t>
      </w:r>
      <w:r>
        <w:rPr>
          <w:rFonts w:hint="eastAsia" w:ascii="宋体" w:hAnsi="宋体" w:cs="宋体"/>
        </w:rPr>
        <w:t>。以下物业在</w:t>
      </w:r>
      <w:r>
        <w:rPr>
          <w:rFonts w:hint="eastAsia"/>
        </w:rPr>
        <w:t>下文中合称“该物业”。（详见附件</w:t>
      </w:r>
      <w:r>
        <w:rPr>
          <w:rFonts w:hint="eastAsia"/>
          <w:lang w:val="en-US" w:eastAsia="zh-CN"/>
        </w:rPr>
        <w:t>一</w:t>
      </w:r>
      <w:r>
        <w:rPr>
          <w:rFonts w:hint="eastAsia"/>
        </w:rPr>
        <w:t>）</w:t>
      </w:r>
    </w:p>
    <w:p w14:paraId="51C6CE47">
      <w:pPr>
        <w:pStyle w:val="5"/>
        <w:spacing w:line="500" w:lineRule="exact"/>
        <w:ind w:firstLine="480" w:firstLineChars="200"/>
        <w:rPr>
          <w:del w:id="2" w:author="zoe" w:date="2026-07-10T11:40:19Z"/>
          <w:rFonts w:hint="eastAsia" w:eastAsia="宋体"/>
          <w:lang w:eastAsia="zh-CN"/>
        </w:rPr>
      </w:pPr>
      <w:del w:id="3" w:author="zoe" w:date="2026-07-10T11:40:19Z">
        <w:r>
          <w:rPr>
            <w:rFonts w:hint="eastAsia"/>
          </w:rPr>
          <w:delText>2.</w:delText>
        </w:r>
      </w:del>
      <w:del w:id="4" w:author="zoe" w:date="2026-07-10T11:40:19Z">
        <w:r>
          <w:rPr>
            <w:rFonts w:hint="eastAsia"/>
            <w:lang w:val="en-US" w:eastAsia="zh-CN"/>
          </w:rPr>
          <w:delText>2</w:delText>
        </w:r>
      </w:del>
      <w:del w:id="5" w:author="zoe" w:date="2026-07-10T11:40:19Z">
        <w:r>
          <w:rPr>
            <w:rFonts w:hint="eastAsia"/>
          </w:rPr>
          <w:delText>租期内，附带一个天际大厦地下立体停车位使用权，甲方登记的车牌在同一时刻仅可入场一辆。</w:delText>
        </w:r>
      </w:del>
    </w:p>
    <w:p w14:paraId="6F36E49D">
      <w:pPr>
        <w:pStyle w:val="5"/>
        <w:spacing w:line="500" w:lineRule="exact"/>
        <w:ind w:firstLine="0" w:firstLineChars="0"/>
      </w:pPr>
    </w:p>
    <w:p w14:paraId="07B4F350">
      <w:pPr>
        <w:pStyle w:val="22"/>
        <w:spacing w:before="0" w:beforeAutospacing="0" w:after="0" w:afterAutospacing="0" w:line="500" w:lineRule="exact"/>
        <w:ind w:firstLine="0"/>
        <w:jc w:val="both"/>
        <w:rPr>
          <w:ins w:id="7" w:author="zoe" w:date="2026-02-24T14:33:26Z"/>
          <w:rFonts w:ascii="Times New Roman" w:hAnsi="Times New Roman" w:eastAsia="黑体"/>
          <w:b/>
          <w:sz w:val="24"/>
        </w:rPr>
        <w:pPrChange w:id="6" w:author="zoe" w:date="2026-02-24T14:33:19Z">
          <w:pPr>
            <w:pStyle w:val="22"/>
            <w:spacing w:before="0" w:beforeAutospacing="0" w:after="0" w:afterAutospacing="0" w:line="500" w:lineRule="exact"/>
            <w:ind w:firstLine="482"/>
            <w:jc w:val="both"/>
          </w:pPr>
        </w:pPrChange>
      </w:pPr>
      <w:r>
        <w:rPr>
          <w:rFonts w:hint="eastAsia" w:ascii="Times New Roman" w:hAnsi="Times New Roman" w:eastAsia="黑体"/>
          <w:b/>
          <w:sz w:val="24"/>
        </w:rPr>
        <w:t>第三条租赁用途</w:t>
      </w:r>
      <w:r>
        <w:rPr>
          <w:rFonts w:ascii="Times New Roman" w:hAnsi="Times New Roman" w:eastAsia="黑体"/>
          <w:b/>
          <w:sz w:val="24"/>
        </w:rPr>
        <w:t> </w:t>
      </w:r>
    </w:p>
    <w:p w14:paraId="6342AA84">
      <w:pPr>
        <w:pStyle w:val="22"/>
        <w:spacing w:before="0" w:beforeAutospacing="0" w:after="0" w:afterAutospacing="0" w:line="500" w:lineRule="exact"/>
        <w:ind w:firstLine="0"/>
        <w:jc w:val="both"/>
        <w:rPr>
          <w:rFonts w:ascii="Times New Roman" w:hAnsi="Times New Roman" w:eastAsia="黑体"/>
          <w:b/>
          <w:sz w:val="24"/>
        </w:rPr>
        <w:pPrChange w:id="8" w:author="zoe" w:date="2026-02-24T14:33:19Z">
          <w:pPr>
            <w:pStyle w:val="22"/>
            <w:spacing w:before="0" w:beforeAutospacing="0" w:after="0" w:afterAutospacing="0" w:line="500" w:lineRule="exact"/>
            <w:ind w:firstLine="482"/>
            <w:jc w:val="both"/>
          </w:pPr>
        </w:pPrChange>
      </w:pPr>
    </w:p>
    <w:p w14:paraId="6315E76B">
      <w:pPr>
        <w:spacing w:line="500" w:lineRule="exact"/>
        <w:ind w:firstLine="480" w:firstLineChars="200"/>
        <w:rPr>
          <w:kern w:val="2"/>
        </w:rPr>
      </w:pPr>
      <w:r>
        <w:rPr>
          <w:rFonts w:hint="eastAsia"/>
          <w:kern w:val="2"/>
        </w:rPr>
        <w:t>3.1　乙方向甲方承诺，该物业仅限于用作</w:t>
      </w:r>
      <w:r>
        <w:rPr>
          <w:rFonts w:hint="eastAsia"/>
          <w:kern w:val="2"/>
          <w:u w:val="single"/>
        </w:rPr>
        <w:t>办公</w:t>
      </w:r>
      <w:r>
        <w:rPr>
          <w:rFonts w:hint="eastAsia"/>
          <w:kern w:val="2"/>
        </w:rPr>
        <w:t>用途。</w:t>
      </w:r>
    </w:p>
    <w:p w14:paraId="1024634E">
      <w:pPr>
        <w:pStyle w:val="5"/>
        <w:rPr>
          <w:rFonts w:ascii="Times New Roman" w:hAnsi="Times New Roman"/>
          <w:sz w:val="24"/>
        </w:rPr>
      </w:pPr>
      <w:r>
        <w:rPr>
          <w:rFonts w:hint="eastAsia"/>
        </w:rPr>
        <w:t>3.2　乙方保证，租赁期内，未征得甲方书面同意并按规定经有关主管机关审批核准前，不擅自改变前款约定的使用用途。</w:t>
      </w:r>
      <w:r>
        <w:t> </w:t>
      </w:r>
    </w:p>
    <w:p w14:paraId="7CC7C856">
      <w:pPr>
        <w:pStyle w:val="22"/>
        <w:spacing w:before="0" w:beforeAutospacing="0" w:after="0" w:afterAutospacing="0" w:line="500" w:lineRule="exact"/>
        <w:jc w:val="both"/>
        <w:rPr>
          <w:rFonts w:ascii="Times New Roman" w:hAnsi="Times New Roman" w:eastAsia="黑体"/>
          <w:b/>
          <w:sz w:val="24"/>
        </w:rPr>
      </w:pPr>
      <w:r>
        <w:rPr>
          <w:rFonts w:hint="eastAsia" w:ascii="Times New Roman" w:hAnsi="Times New Roman" w:eastAsia="黑体"/>
          <w:b/>
          <w:sz w:val="24"/>
        </w:rPr>
        <w:t>第四条</w:t>
      </w:r>
      <w:del w:id="9" w:author="zoe" w:date="2026-02-24T14:33:30Z">
        <w:r>
          <w:rPr>
            <w:rFonts w:hint="eastAsia" w:ascii="Times New Roman" w:hAnsi="Times New Roman" w:eastAsia="黑体"/>
            <w:b/>
            <w:sz w:val="24"/>
          </w:rPr>
          <w:delText xml:space="preserve"> </w:delText>
        </w:r>
      </w:del>
      <w:r>
        <w:rPr>
          <w:rFonts w:hint="eastAsia" w:ascii="Times New Roman" w:hAnsi="Times New Roman" w:eastAsia="黑体"/>
          <w:b/>
          <w:sz w:val="24"/>
        </w:rPr>
        <w:t>物业交接、租赁期限和免租期</w:t>
      </w:r>
      <w:r>
        <w:rPr>
          <w:rFonts w:ascii="Times New Roman" w:hAnsi="Times New Roman" w:eastAsia="黑体"/>
          <w:b/>
          <w:sz w:val="24"/>
        </w:rPr>
        <w:t> </w:t>
      </w:r>
    </w:p>
    <w:p w14:paraId="48041E29">
      <w:pPr>
        <w:pStyle w:val="5"/>
        <w:spacing w:line="500" w:lineRule="exact"/>
      </w:pPr>
    </w:p>
    <w:p w14:paraId="7E877889">
      <w:pPr>
        <w:ind w:firstLine="480" w:firstLineChars="200"/>
      </w:pPr>
      <w:r>
        <w:rPr>
          <w:rFonts w:hint="eastAsia"/>
        </w:rPr>
        <w:t>4.1　物业的交接：</w:t>
      </w:r>
    </w:p>
    <w:p w14:paraId="404037D4">
      <w:pPr>
        <w:pStyle w:val="5"/>
        <w:spacing w:line="360" w:lineRule="auto"/>
        <w:ind w:left="398" w:leftChars="166" w:firstLine="0" w:firstLineChars="0"/>
        <w:rPr>
          <w:rFonts w:hint="eastAsia" w:ascii="宋体" w:hAnsi="宋体"/>
        </w:rPr>
      </w:pPr>
      <w:r>
        <w:rPr>
          <w:rFonts w:hint="eastAsia" w:ascii="宋体" w:hAnsi="宋体"/>
        </w:rPr>
        <w:t>4.1.1乙方付清首期租金、租赁保证金等费用后，甲方向乙方交付</w:t>
      </w:r>
      <w:r>
        <w:rPr>
          <w:rFonts w:hint="eastAsia" w:ascii="宋体" w:hAnsi="宋体"/>
          <w:lang w:eastAsia="zh-CN"/>
        </w:rPr>
        <w:t>该物业</w:t>
      </w:r>
      <w:r>
        <w:rPr>
          <w:rFonts w:hint="eastAsia" w:ascii="宋体" w:hAnsi="宋体"/>
        </w:rPr>
        <w:t>。4.1.2甲方按交付时该物业的装修设备现状向乙方交付该房屋。交付日为</w:t>
      </w:r>
    </w:p>
    <w:p w14:paraId="25D9D900">
      <w:pPr>
        <w:pStyle w:val="5"/>
        <w:spacing w:line="360" w:lineRule="auto"/>
        <w:ind w:firstLine="0" w:firstLineChars="0"/>
        <w:rPr>
          <w:rFonts w:ascii="宋体" w:hAnsi="宋体"/>
        </w:rPr>
      </w:pPr>
      <w:r>
        <w:rPr>
          <w:rFonts w:hint="eastAsia" w:ascii="宋体" w:hAnsi="宋体"/>
          <w:lang w:val="en-US" w:eastAsia="zh-CN"/>
        </w:rPr>
        <w:t>—</w:t>
      </w:r>
      <w:r>
        <w:rPr>
          <w:rFonts w:hint="eastAsia" w:ascii="宋体" w:hAnsi="宋体"/>
        </w:rPr>
        <w:t>年</w:t>
      </w:r>
      <w:r>
        <w:rPr>
          <w:rFonts w:hint="eastAsia" w:ascii="宋体" w:hAnsi="宋体"/>
          <w:lang w:val="en-US" w:eastAsia="zh-CN"/>
        </w:rPr>
        <w:t>—</w:t>
      </w:r>
      <w:r>
        <w:rPr>
          <w:rFonts w:hint="eastAsia" w:ascii="宋体" w:hAnsi="宋体"/>
        </w:rPr>
        <w:t>月</w:t>
      </w:r>
      <w:r>
        <w:rPr>
          <w:rFonts w:hint="eastAsia" w:ascii="宋体" w:hAnsi="宋体"/>
          <w:lang w:val="en-US" w:eastAsia="zh-CN"/>
        </w:rPr>
        <w:t>—</w:t>
      </w:r>
      <w:r>
        <w:rPr>
          <w:rFonts w:hint="eastAsia" w:ascii="宋体" w:hAnsi="宋体"/>
        </w:rPr>
        <w:t>日，但是，发生下述情形的，交付日顺延且不视为甲方违约：该物业甲方未能在</w:t>
      </w:r>
      <w:r>
        <w:rPr>
          <w:rFonts w:hint="eastAsia" w:ascii="宋体" w:hAnsi="宋体"/>
          <w:lang w:val="en-US" w:eastAsia="zh-CN"/>
        </w:rPr>
        <w:t>—</w:t>
      </w:r>
      <w:r>
        <w:rPr>
          <w:rFonts w:hint="eastAsia" w:ascii="宋体" w:hAnsi="宋体"/>
        </w:rPr>
        <w:t>年</w:t>
      </w:r>
      <w:r>
        <w:rPr>
          <w:rFonts w:hint="eastAsia" w:ascii="宋体" w:hAnsi="宋体"/>
          <w:lang w:val="en-US" w:eastAsia="zh-CN"/>
        </w:rPr>
        <w:t>—</w:t>
      </w:r>
      <w:r>
        <w:rPr>
          <w:rFonts w:hint="eastAsia" w:ascii="宋体" w:hAnsi="宋体"/>
        </w:rPr>
        <w:t>月</w:t>
      </w:r>
      <w:r>
        <w:rPr>
          <w:rFonts w:hint="eastAsia" w:ascii="宋体" w:hAnsi="宋体"/>
          <w:lang w:val="en-US" w:eastAsia="zh-CN"/>
        </w:rPr>
        <w:t>—</w:t>
      </w:r>
      <w:r>
        <w:rPr>
          <w:rFonts w:hint="eastAsia" w:ascii="宋体" w:hAnsi="宋体"/>
        </w:rPr>
        <w:t>日前清退原承租人、腾空房屋的，乙方同意无条件等待甲方清退原承租人、腾空房屋，直至交付止，同时不提出任何附加条件或要求修改已签订的《天际大厦租赁合同》。交付时，乙方和甲方签订该物业移交确认书，明确租期起始时间。租赁期限以移交确认书上确定的交付日起算该物业。</w:t>
      </w:r>
    </w:p>
    <w:p w14:paraId="0747FA80">
      <w:pPr>
        <w:pStyle w:val="5"/>
        <w:spacing w:line="360" w:lineRule="auto"/>
        <w:rPr>
          <w:rFonts w:ascii="宋体" w:hAnsi="宋体"/>
        </w:rPr>
      </w:pPr>
      <w:r>
        <w:rPr>
          <w:rFonts w:hint="eastAsia" w:ascii="宋体" w:hAnsi="宋体"/>
        </w:rPr>
        <w:t>4.1.3 若非因甲方原因，甲方有权延期交房，但租期不作顺延。</w:t>
      </w:r>
    </w:p>
    <w:p w14:paraId="7D935361">
      <w:pPr>
        <w:pStyle w:val="5"/>
        <w:spacing w:line="360" w:lineRule="auto"/>
        <w:rPr>
          <w:rFonts w:ascii="宋体" w:hAnsi="宋体"/>
        </w:rPr>
      </w:pPr>
      <w:r>
        <w:rPr>
          <w:rFonts w:hint="eastAsia" w:ascii="宋体" w:hAnsi="宋体"/>
        </w:rPr>
        <w:t>4.1.4 交付按移交时现状进行，不保证装修、装饰物的完好。</w:t>
      </w:r>
    </w:p>
    <w:p w14:paraId="5CD6A9C6">
      <w:pPr>
        <w:pStyle w:val="5"/>
        <w:spacing w:line="360" w:lineRule="auto"/>
      </w:pPr>
      <w:r>
        <w:rPr>
          <w:rFonts w:hint="eastAsia"/>
        </w:rPr>
        <w:t>甲方</w:t>
      </w:r>
      <w:r>
        <w:rPr>
          <w:rFonts w:ascii="宋体" w:hAnsi="宋体"/>
        </w:rPr>
        <w:t>交付</w:t>
      </w:r>
      <w:r>
        <w:rPr>
          <w:rFonts w:hint="eastAsia" w:ascii="宋体" w:hAnsi="宋体"/>
        </w:rPr>
        <w:t>房屋</w:t>
      </w:r>
      <w:r>
        <w:rPr>
          <w:rFonts w:ascii="宋体" w:hAnsi="宋体"/>
        </w:rPr>
        <w:t>方式为：甲方书面通知乙方或乙方共同承租人中的任何一</w:t>
      </w:r>
      <w:r>
        <w:rPr>
          <w:rFonts w:ascii="宋体" w:hAnsi="宋体"/>
          <w:color w:val="000000"/>
        </w:rPr>
        <w:t>人办理接</w:t>
      </w:r>
      <w:r>
        <w:rPr>
          <w:rFonts w:hint="eastAsia" w:ascii="宋体" w:hAnsi="宋体"/>
          <w:color w:val="000000"/>
        </w:rPr>
        <w:t>收</w:t>
      </w:r>
      <w:r>
        <w:rPr>
          <w:rFonts w:ascii="宋体" w:hAnsi="宋体"/>
          <w:color w:val="000000"/>
        </w:rPr>
        <w:t>手续</w:t>
      </w:r>
      <w:r>
        <w:rPr>
          <w:rFonts w:hint="eastAsia" w:ascii="宋体" w:hAnsi="宋体"/>
          <w:color w:val="000000"/>
        </w:rPr>
        <w:t>。</w:t>
      </w:r>
    </w:p>
    <w:p w14:paraId="5DB91220">
      <w:pPr>
        <w:pStyle w:val="5"/>
        <w:spacing w:line="500" w:lineRule="exact"/>
      </w:pPr>
      <w:r>
        <w:rPr>
          <w:rFonts w:hint="eastAsia"/>
        </w:rPr>
        <w:t>4.2租赁期满，甲方有权收回该物业，乙方应如期返还。乙方需继续承租该物业的，则应于租赁期届满</w:t>
      </w:r>
      <w:r>
        <w:rPr>
          <w:rFonts w:hint="eastAsia"/>
          <w:u w:val="single"/>
        </w:rPr>
        <w:t>3</w:t>
      </w:r>
      <w:r>
        <w:rPr>
          <w:rFonts w:hint="eastAsia"/>
        </w:rPr>
        <w:t>个月前，向甲方提出续租要求，甲方根据杭州市国有房产租赁相关规定重新办理出租手续，乙方可在同等条件下享受优先续租的权利。否则，合同期满乙方不得继续使用该物业。</w:t>
      </w:r>
      <w:r>
        <w:t> </w:t>
      </w:r>
    </w:p>
    <w:p w14:paraId="237AF747">
      <w:pPr>
        <w:pStyle w:val="5"/>
        <w:spacing w:line="500" w:lineRule="exact"/>
        <w:rPr>
          <w:color w:val="000000"/>
        </w:rPr>
      </w:pPr>
      <w:r>
        <w:rPr>
          <w:rFonts w:hint="eastAsia"/>
        </w:rPr>
        <w:t>4.3租赁期限：物业租赁期自</w:t>
      </w:r>
      <w:r>
        <w:rPr>
          <w:rFonts w:hint="eastAsia"/>
          <w:u w:val="single"/>
          <w:lang w:val="en-US" w:eastAsia="zh-CN"/>
        </w:rPr>
        <w:t>—</w:t>
      </w:r>
      <w:r>
        <w:rPr>
          <w:rFonts w:hint="eastAsia"/>
          <w:u w:val="single"/>
        </w:rPr>
        <w:t>年</w:t>
      </w:r>
      <w:r>
        <w:rPr>
          <w:rFonts w:hint="eastAsia"/>
          <w:u w:val="single"/>
          <w:lang w:val="en-US" w:eastAsia="zh-CN"/>
        </w:rPr>
        <w:t>—</w:t>
      </w:r>
      <w:r>
        <w:rPr>
          <w:rFonts w:hint="eastAsia"/>
          <w:u w:val="single"/>
        </w:rPr>
        <w:t>月</w:t>
      </w:r>
      <w:r>
        <w:rPr>
          <w:rFonts w:hint="eastAsia"/>
          <w:u w:val="single"/>
          <w:lang w:val="en-US" w:eastAsia="zh-CN"/>
        </w:rPr>
        <w:t>—</w:t>
      </w:r>
      <w:r>
        <w:rPr>
          <w:rFonts w:hint="eastAsia"/>
          <w:u w:val="single"/>
        </w:rPr>
        <w:t>日起至</w:t>
      </w:r>
      <w:r>
        <w:rPr>
          <w:rFonts w:hint="eastAsia" w:ascii="宋体" w:hAnsi="宋体"/>
          <w:lang w:val="en-US" w:eastAsia="zh-CN"/>
        </w:rPr>
        <w:t>—</w:t>
      </w:r>
      <w:r>
        <w:rPr>
          <w:rFonts w:hint="eastAsia"/>
          <w:u w:val="single"/>
        </w:rPr>
        <w:t>年</w:t>
      </w:r>
      <w:r>
        <w:rPr>
          <w:rFonts w:hint="eastAsia" w:ascii="宋体" w:hAnsi="宋体"/>
          <w:lang w:val="en-US" w:eastAsia="zh-CN"/>
        </w:rPr>
        <w:t>—</w:t>
      </w:r>
      <w:r>
        <w:rPr>
          <w:rFonts w:hint="eastAsia"/>
          <w:u w:val="single"/>
        </w:rPr>
        <w:t>月</w:t>
      </w:r>
      <w:r>
        <w:rPr>
          <w:rFonts w:hint="eastAsia" w:ascii="宋体" w:hAnsi="宋体"/>
          <w:lang w:val="en-US" w:eastAsia="zh-CN"/>
        </w:rPr>
        <w:t>—</w:t>
      </w:r>
      <w:r>
        <w:rPr>
          <w:rFonts w:hint="eastAsia"/>
          <w:u w:val="single"/>
        </w:rPr>
        <w:t>日</w:t>
      </w:r>
      <w:r>
        <w:rPr>
          <w:rFonts w:hint="eastAsia"/>
        </w:rPr>
        <w:t>止，期限为</w:t>
      </w:r>
      <w:r>
        <w:rPr>
          <w:rFonts w:hint="eastAsia" w:ascii="宋体" w:hAnsi="宋体"/>
          <w:u w:val="single"/>
          <w:lang w:val="en-US" w:eastAsia="zh-CN"/>
          <w:rPrChange w:id="10" w:author="zoe" w:date="2026-08-24T10:47:55Z">
            <w:rPr>
              <w:rFonts w:hint="eastAsia" w:ascii="宋体" w:hAnsi="宋体"/>
              <w:lang w:val="en-US" w:eastAsia="zh-CN"/>
            </w:rPr>
          </w:rPrChange>
        </w:rPr>
        <w:t>—</w:t>
      </w:r>
      <w:r>
        <w:rPr>
          <w:rFonts w:hint="eastAsia"/>
        </w:rPr>
        <w:t>年，如遇前述变更的，租赁起止日顺延。</w:t>
      </w:r>
    </w:p>
    <w:p w14:paraId="40B25E94">
      <w:pPr>
        <w:pStyle w:val="5"/>
        <w:spacing w:line="500" w:lineRule="exact"/>
        <w:rPr>
          <w:rFonts w:hint="eastAsia" w:eastAsia="宋体"/>
          <w:lang w:eastAsia="zh-CN"/>
        </w:rPr>
      </w:pPr>
      <w:r>
        <w:rPr>
          <w:rFonts w:hint="eastAsia"/>
        </w:rPr>
        <w:t>4.4 免租期：</w:t>
      </w:r>
      <w:r>
        <w:rPr>
          <w:rFonts w:hint="eastAsia"/>
          <w:color w:val="000000"/>
        </w:rPr>
        <w:t>免租期</w:t>
      </w:r>
      <w:r>
        <w:rPr>
          <w:rFonts w:hint="eastAsia"/>
          <w:color w:val="000000"/>
          <w:lang w:val="en-US" w:eastAsia="zh-CN"/>
        </w:rPr>
        <w:t>为</w:t>
      </w:r>
      <w:r>
        <w:rPr>
          <w:rFonts w:hint="eastAsia"/>
          <w:color w:val="000000"/>
          <w:u w:val="single"/>
          <w:lang w:val="en-US" w:eastAsia="zh-CN"/>
          <w:rPrChange w:id="11" w:author="zoe" w:date="2026-08-24T10:48:17Z">
            <w:rPr>
              <w:rFonts w:hint="eastAsia"/>
              <w:color w:val="000000"/>
              <w:lang w:val="en-US" w:eastAsia="zh-CN"/>
            </w:rPr>
          </w:rPrChange>
        </w:rPr>
        <w:t>一</w:t>
      </w:r>
      <w:r>
        <w:rPr>
          <w:rFonts w:hint="eastAsia"/>
          <w:color w:val="000000"/>
          <w:lang w:val="en-US" w:eastAsia="zh-CN"/>
        </w:rPr>
        <w:t>个</w:t>
      </w:r>
      <w:del w:id="12" w:author="zoe" w:date="2026-08-24T10:47:42Z">
        <w:r>
          <w:rPr>
            <w:rFonts w:hint="eastAsia"/>
            <w:color w:val="000000"/>
            <w:lang w:val="en-US" w:eastAsia="zh-CN"/>
          </w:rPr>
          <w:delText>半</w:delText>
        </w:r>
      </w:del>
      <w:r>
        <w:rPr>
          <w:rFonts w:hint="eastAsia"/>
          <w:color w:val="000000"/>
          <w:lang w:val="en-US" w:eastAsia="zh-CN"/>
        </w:rPr>
        <w:t>月</w:t>
      </w:r>
      <w:r>
        <w:rPr>
          <w:rFonts w:hint="eastAsia"/>
          <w:color w:val="000000"/>
        </w:rPr>
        <w:t>自</w:t>
      </w:r>
      <w:r>
        <w:rPr>
          <w:rFonts w:hint="eastAsia" w:ascii="宋体" w:hAnsi="宋体"/>
          <w:lang w:val="en-US" w:eastAsia="zh-CN"/>
        </w:rPr>
        <w:t>—</w:t>
      </w:r>
      <w:r>
        <w:rPr>
          <w:rFonts w:hint="eastAsia"/>
          <w:color w:val="000000"/>
          <w:u w:val="single"/>
        </w:rPr>
        <w:t>年</w:t>
      </w:r>
      <w:r>
        <w:rPr>
          <w:rFonts w:hint="eastAsia" w:ascii="宋体" w:hAnsi="宋体"/>
          <w:kern w:val="0"/>
          <w:u w:val="single"/>
        </w:rPr>
        <w:t xml:space="preserve"> </w:t>
      </w:r>
      <w:r>
        <w:rPr>
          <w:rFonts w:hint="eastAsia" w:ascii="宋体" w:hAnsi="宋体"/>
          <w:lang w:val="en-US" w:eastAsia="zh-CN"/>
        </w:rPr>
        <w:t>—</w:t>
      </w:r>
      <w:r>
        <w:rPr>
          <w:rFonts w:hint="eastAsia"/>
          <w:color w:val="000000"/>
          <w:u w:val="single"/>
        </w:rPr>
        <w:t>月</w:t>
      </w:r>
      <w:r>
        <w:rPr>
          <w:rFonts w:hint="eastAsia" w:ascii="宋体" w:hAnsi="宋体"/>
          <w:lang w:val="en-US" w:eastAsia="zh-CN"/>
        </w:rPr>
        <w:t>—</w:t>
      </w:r>
      <w:r>
        <w:rPr>
          <w:rFonts w:hint="eastAsia"/>
          <w:color w:val="000000"/>
          <w:u w:val="single"/>
        </w:rPr>
        <w:t>日起至</w:t>
      </w:r>
      <w:r>
        <w:rPr>
          <w:rFonts w:hint="eastAsia" w:ascii="宋体" w:hAnsi="宋体"/>
          <w:lang w:val="en-US" w:eastAsia="zh-CN"/>
        </w:rPr>
        <w:t>—</w:t>
      </w:r>
      <w:r>
        <w:rPr>
          <w:rFonts w:hint="eastAsia" w:ascii="宋体" w:hAnsi="宋体"/>
          <w:kern w:val="0"/>
          <w:u w:val="single"/>
        </w:rPr>
        <w:t xml:space="preserve"> </w:t>
      </w:r>
      <w:r>
        <w:rPr>
          <w:rFonts w:hint="eastAsia"/>
          <w:color w:val="000000"/>
          <w:u w:val="single"/>
        </w:rPr>
        <w:t>年</w:t>
      </w:r>
      <w:r>
        <w:rPr>
          <w:rFonts w:hint="eastAsia" w:ascii="宋体" w:hAnsi="宋体"/>
          <w:kern w:val="0"/>
          <w:u w:val="single"/>
        </w:rPr>
        <w:t xml:space="preserve"> </w:t>
      </w:r>
      <w:r>
        <w:rPr>
          <w:rFonts w:hint="eastAsia" w:ascii="宋体" w:hAnsi="宋体"/>
          <w:lang w:val="en-US" w:eastAsia="zh-CN"/>
        </w:rPr>
        <w:t>—</w:t>
      </w:r>
      <w:r>
        <w:rPr>
          <w:rFonts w:hint="eastAsia"/>
          <w:color w:val="000000"/>
          <w:u w:val="single"/>
        </w:rPr>
        <w:t>月</w:t>
      </w:r>
      <w:r>
        <w:rPr>
          <w:rFonts w:hint="eastAsia" w:ascii="宋体" w:hAnsi="宋体"/>
          <w:lang w:val="en-US" w:eastAsia="zh-CN"/>
        </w:rPr>
        <w:t>—</w:t>
      </w:r>
      <w:r>
        <w:rPr>
          <w:rFonts w:hint="eastAsia" w:ascii="宋体" w:hAnsi="宋体"/>
          <w:kern w:val="0"/>
          <w:u w:val="single"/>
        </w:rPr>
        <w:t xml:space="preserve"> </w:t>
      </w:r>
      <w:r>
        <w:rPr>
          <w:rFonts w:hint="eastAsia"/>
          <w:color w:val="000000"/>
          <w:u w:val="single"/>
        </w:rPr>
        <w:t>日</w:t>
      </w:r>
      <w:r>
        <w:rPr>
          <w:rFonts w:hint="eastAsia"/>
          <w:color w:val="000000"/>
        </w:rPr>
        <w:t>止</w:t>
      </w:r>
      <w:r>
        <w:rPr>
          <w:rFonts w:hint="eastAsia"/>
        </w:rPr>
        <w:t>，随租赁起止日的变更而顺延</w:t>
      </w:r>
      <w:r>
        <w:rPr>
          <w:rFonts w:hint="eastAsia"/>
          <w:lang w:eastAsia="zh-CN"/>
        </w:rPr>
        <w:t>。</w:t>
      </w:r>
    </w:p>
    <w:p w14:paraId="1DCD8F08">
      <w:pPr>
        <w:pStyle w:val="5"/>
        <w:spacing w:line="500" w:lineRule="exact"/>
        <w:ind w:firstLine="0" w:firstLineChars="0"/>
      </w:pPr>
      <w:bookmarkStart w:id="0" w:name="_GoBack"/>
      <w:bookmarkEnd w:id="0"/>
    </w:p>
    <w:p w14:paraId="581479B3">
      <w:pPr>
        <w:pStyle w:val="22"/>
        <w:spacing w:before="0" w:beforeAutospacing="0" w:after="0" w:afterAutospacing="0" w:line="500" w:lineRule="exact"/>
        <w:jc w:val="both"/>
        <w:rPr>
          <w:rFonts w:ascii="Times New Roman" w:hAnsi="Times New Roman" w:eastAsia="黑体"/>
          <w:b/>
          <w:sz w:val="24"/>
        </w:rPr>
      </w:pPr>
      <w:r>
        <w:rPr>
          <w:rFonts w:hint="eastAsia" w:ascii="Times New Roman" w:hAnsi="Times New Roman" w:eastAsia="黑体"/>
          <w:b/>
          <w:sz w:val="24"/>
        </w:rPr>
        <w:t>第五条租金及支付</w:t>
      </w:r>
    </w:p>
    <w:p w14:paraId="47B76DE5">
      <w:pPr>
        <w:pStyle w:val="5"/>
        <w:spacing w:line="360" w:lineRule="auto"/>
        <w:rPr>
          <w:rFonts w:ascii="宋体" w:hAnsi="宋体"/>
          <w:color w:val="0000FF"/>
        </w:rPr>
      </w:pPr>
    </w:p>
    <w:p w14:paraId="4BD76E77">
      <w:pPr>
        <w:widowControl w:val="0"/>
        <w:spacing w:line="360" w:lineRule="auto"/>
        <w:ind w:right="-122" w:rightChars="-51" w:firstLine="480" w:firstLineChars="200"/>
      </w:pPr>
      <w:r>
        <w:rPr>
          <w:rFonts w:hint="eastAsia"/>
        </w:rPr>
        <w:t>5.1</w:t>
      </w:r>
      <w:r>
        <w:rPr>
          <w:rFonts w:hint="eastAsia" w:ascii="宋体" w:hAnsi="宋体"/>
        </w:rPr>
        <w:t>　</w:t>
      </w:r>
      <w:r>
        <w:rPr>
          <w:rFonts w:hint="eastAsia"/>
        </w:rPr>
        <w:t>该物业每日每平方米建筑面积租金为人民币</w:t>
      </w:r>
      <w:r>
        <w:rPr>
          <w:rFonts w:hint="eastAsia" w:asciiTheme="minorEastAsia" w:hAnsiTheme="minorEastAsia" w:eastAsiaTheme="minorEastAsia" w:cstheme="minorEastAsia"/>
          <w:u w:val="single"/>
        </w:rPr>
        <w:t xml:space="preserve"> </w:t>
      </w:r>
      <w:r>
        <w:rPr>
          <w:rFonts w:hint="eastAsia" w:ascii="宋体" w:hAnsi="宋体"/>
          <w:lang w:val="en-US" w:eastAsia="zh-CN"/>
        </w:rPr>
        <w:t>—</w:t>
      </w:r>
      <w:r>
        <w:rPr>
          <w:rFonts w:hint="eastAsia"/>
        </w:rPr>
        <w:t>元，年租金为人民币</w:t>
      </w:r>
      <w:r>
        <w:rPr>
          <w:rFonts w:hint="eastAsia" w:ascii="仿宋_GB2312" w:hAnsi="仿宋_GB2312" w:eastAsia="仿宋_GB2312" w:cs="仿宋_GB2312"/>
          <w:sz w:val="28"/>
          <w:szCs w:val="28"/>
          <w:u w:val="single"/>
        </w:rPr>
        <w:t xml:space="preserve">   </w:t>
      </w:r>
      <w:r>
        <w:rPr>
          <w:rFonts w:hint="eastAsia" w:ascii="宋体" w:hAnsi="宋体"/>
          <w:lang w:val="en-US" w:eastAsia="zh-CN"/>
        </w:rPr>
        <w:t>—</w:t>
      </w:r>
      <w:r>
        <w:rPr>
          <w:rFonts w:hint="eastAsia" w:ascii="仿宋_GB2312" w:hAnsi="仿宋_GB2312" w:eastAsia="仿宋_GB2312" w:cs="仿宋_GB2312"/>
          <w:sz w:val="28"/>
          <w:szCs w:val="28"/>
          <w:u w:val="single"/>
        </w:rPr>
        <w:t xml:space="preserve">  </w:t>
      </w:r>
      <w:r>
        <w:rPr>
          <w:rFonts w:hint="eastAsia"/>
        </w:rPr>
        <w:t>元</w:t>
      </w:r>
      <w:r>
        <w:rPr>
          <w:rFonts w:hint="eastAsia"/>
          <w:lang w:eastAsia="zh-CN"/>
        </w:rPr>
        <w:t>（</w:t>
      </w:r>
      <w:r>
        <w:rPr>
          <w:rFonts w:hint="eastAsia"/>
          <w:lang w:val="en-US" w:eastAsia="zh-CN"/>
        </w:rPr>
        <w:t>大写：</w:t>
      </w:r>
      <w:r>
        <w:rPr>
          <w:rFonts w:hint="eastAsia" w:ascii="宋体" w:hAnsi="宋体"/>
          <w:lang w:val="en-US" w:eastAsia="zh-CN"/>
        </w:rPr>
        <w:t>—</w:t>
      </w:r>
      <w:r>
        <w:rPr>
          <w:rFonts w:hint="eastAsia"/>
          <w:lang w:eastAsia="zh-CN"/>
        </w:rPr>
        <w:t>）</w:t>
      </w:r>
      <w:r>
        <w:rPr>
          <w:rFonts w:hint="eastAsia"/>
        </w:rPr>
        <w:t>。</w:t>
      </w:r>
    </w:p>
    <w:p w14:paraId="5AD50F48">
      <w:pPr>
        <w:pStyle w:val="5"/>
        <w:spacing w:line="500" w:lineRule="exact"/>
        <w:rPr>
          <w:kern w:val="0"/>
        </w:rPr>
      </w:pPr>
      <w:r>
        <w:rPr>
          <w:rFonts w:hint="eastAsia"/>
          <w:kern w:val="0"/>
        </w:rPr>
        <w:t xml:space="preserve">5.2 </w:t>
      </w:r>
      <w:r>
        <w:rPr>
          <w:rFonts w:hint="eastAsia"/>
          <w:kern w:val="0"/>
          <w:lang w:val="en-US" w:eastAsia="zh-CN"/>
        </w:rPr>
        <w:t>本合同租金设置</w:t>
      </w:r>
      <w:r>
        <w:rPr>
          <w:rFonts w:hint="eastAsia"/>
          <w:kern w:val="0"/>
        </w:rPr>
        <w:t>年递增</w:t>
      </w:r>
      <w:r>
        <w:rPr>
          <w:rFonts w:hint="eastAsia" w:ascii="宋体" w:hAnsi="宋体"/>
          <w:lang w:val="en-US" w:eastAsia="zh-CN"/>
        </w:rPr>
        <w:t>—</w:t>
      </w:r>
      <w:r>
        <w:rPr>
          <w:rFonts w:hint="eastAsia"/>
          <w:kern w:val="0"/>
        </w:rPr>
        <w:t>。</w:t>
      </w:r>
    </w:p>
    <w:p w14:paraId="0FDBC189">
      <w:pPr>
        <w:pStyle w:val="5"/>
        <w:spacing w:line="500" w:lineRule="exact"/>
        <w:rPr>
          <w:rFonts w:hint="default"/>
          <w:lang w:val="en-US"/>
        </w:rPr>
      </w:pPr>
      <w:r>
        <w:rPr>
          <w:rFonts w:hint="eastAsia"/>
          <w:kern w:val="0"/>
        </w:rPr>
        <w:t>5.3</w:t>
      </w:r>
      <w:r>
        <w:rPr>
          <w:rFonts w:hint="eastAsia"/>
        </w:rPr>
        <w:t>租金以实际承租日计算</w:t>
      </w:r>
      <w:r>
        <w:rPr>
          <w:rFonts w:hint="eastAsia"/>
          <w:lang w:eastAsia="zh-CN"/>
        </w:rPr>
        <w:t>。</w:t>
      </w:r>
      <w:r>
        <w:rPr>
          <w:rFonts w:hint="eastAsia"/>
        </w:rPr>
        <w:t>合同总租金为人民币</w:t>
      </w:r>
      <w:r>
        <w:rPr>
          <w:rFonts w:hint="eastAsia" w:ascii="仿宋_GB2312" w:hAnsi="仿宋_GB2312" w:eastAsia="仿宋_GB2312" w:cs="仿宋_GB2312"/>
          <w:sz w:val="28"/>
          <w:szCs w:val="28"/>
          <w:u w:val="single"/>
        </w:rPr>
        <w:t xml:space="preserve">  </w:t>
      </w:r>
      <w:r>
        <w:rPr>
          <w:rFonts w:hint="eastAsia" w:ascii="宋体" w:hAnsi="宋体"/>
          <w:lang w:val="en-US" w:eastAsia="zh-CN"/>
        </w:rPr>
        <w:t>—</w:t>
      </w:r>
      <w:r>
        <w:rPr>
          <w:rFonts w:hint="eastAsia" w:ascii="仿宋_GB2312" w:hAnsi="仿宋_GB2312" w:eastAsia="仿宋_GB2312" w:cs="仿宋_GB2312"/>
          <w:sz w:val="28"/>
          <w:szCs w:val="28"/>
          <w:u w:val="single"/>
        </w:rPr>
        <w:t xml:space="preserve"> </w:t>
      </w:r>
      <w:r>
        <w:rPr>
          <w:rFonts w:hint="eastAsia"/>
        </w:rPr>
        <w:t>元</w:t>
      </w:r>
      <w:r>
        <w:rPr>
          <w:rFonts w:hint="eastAsia"/>
          <w:lang w:eastAsia="zh-CN"/>
        </w:rPr>
        <w:t>（</w:t>
      </w:r>
      <w:r>
        <w:rPr>
          <w:rFonts w:hint="eastAsia"/>
          <w:lang w:val="en-US" w:eastAsia="zh-CN"/>
        </w:rPr>
        <w:t>大写：陆万陆仟伍佰伍拾元壹分</w:t>
      </w:r>
      <w:r>
        <w:rPr>
          <w:rFonts w:hint="eastAsia"/>
          <w:lang w:eastAsia="zh-CN"/>
        </w:rPr>
        <w:t>）</w:t>
      </w:r>
      <w:r>
        <w:rPr>
          <w:rFonts w:hint="eastAsia"/>
          <w:u w:val="none"/>
          <w:lang w:val="en-US" w:eastAsia="zh-CN"/>
        </w:rPr>
        <w:t>不含税金额为：</w:t>
      </w:r>
      <w:r>
        <w:rPr>
          <w:rFonts w:hint="eastAsia" w:ascii="宋体" w:hAnsi="宋体"/>
          <w:lang w:val="en-US" w:eastAsia="zh-CN"/>
        </w:rPr>
        <w:t>—</w:t>
      </w:r>
      <w:r>
        <w:rPr>
          <w:rFonts w:hint="eastAsia"/>
          <w:u w:val="single"/>
          <w:lang w:val="en-US" w:eastAsia="zh-CN"/>
        </w:rPr>
        <w:t>元</w:t>
      </w:r>
      <w:ins w:id="13" w:author="zoe" w:date="2026-02-24T14:33:44Z">
        <w:r>
          <w:rPr>
            <w:rFonts w:hint="eastAsia"/>
            <w:u w:val="single"/>
            <w:lang w:val="en-US" w:eastAsia="zh-CN"/>
          </w:rPr>
          <w:t>。</w:t>
        </w:r>
      </w:ins>
      <w:ins w:id="14" w:author="zoe" w:date="2026-02-24T14:33:45Z">
        <w:r>
          <w:rPr>
            <w:rFonts w:hint="eastAsia"/>
            <w:u w:val="single"/>
            <w:lang w:val="en-US" w:eastAsia="zh-CN"/>
          </w:rPr>
          <w:t xml:space="preserve"> </w:t>
        </w:r>
      </w:ins>
      <w:ins w:id="15" w:author="zoe" w:date="2026-02-24T14:33:55Z">
        <w:r>
          <w:rPr>
            <w:rFonts w:hint="eastAsia"/>
            <w:u w:val="none"/>
            <w:lang w:val="en-US" w:eastAsia="zh-CN"/>
            <w:rPrChange w:id="16" w:author="zoe" w:date="2026-02-24T14:34:01Z">
              <w:rPr>
                <w:rFonts w:hint="eastAsia"/>
                <w:u w:val="single"/>
                <w:lang w:val="en-US" w:eastAsia="zh-CN"/>
              </w:rPr>
            </w:rPrChange>
          </w:rPr>
          <w:t>（</w:t>
        </w:r>
      </w:ins>
      <w:ins w:id="17" w:author="zoe" w:date="2026-02-24T14:34:05Z">
        <w:r>
          <w:rPr>
            <w:rFonts w:hint="eastAsia"/>
            <w:u w:val="none"/>
            <w:lang w:val="en-US" w:eastAsia="zh-CN"/>
          </w:rPr>
          <w:t>若在合同履行期间，因国家税收政策调整导致本合同适用的增值税税率发生上调或下调的，本合同项下的含税价款保持不变，发票开具按照新税率执行。</w:t>
        </w:r>
      </w:ins>
      <w:ins w:id="18" w:author="zoe" w:date="2026-02-24T14:33:56Z">
        <w:r>
          <w:rPr>
            <w:rFonts w:hint="eastAsia"/>
            <w:u w:val="none"/>
            <w:lang w:val="en-US" w:eastAsia="zh-CN"/>
            <w:rPrChange w:id="19" w:author="zoe" w:date="2026-02-24T14:34:01Z">
              <w:rPr>
                <w:rFonts w:hint="eastAsia"/>
                <w:u w:val="single"/>
                <w:lang w:val="en-US" w:eastAsia="zh-CN"/>
              </w:rPr>
            </w:rPrChange>
          </w:rPr>
          <w:t>）</w:t>
        </w:r>
      </w:ins>
    </w:p>
    <w:p w14:paraId="44462947">
      <w:pPr>
        <w:autoSpaceDE w:val="0"/>
        <w:autoSpaceDN w:val="0"/>
        <w:adjustRightInd w:val="0"/>
        <w:spacing w:line="500" w:lineRule="exact"/>
        <w:ind w:firstLine="480" w:firstLineChars="200"/>
      </w:pPr>
      <w:r>
        <w:rPr>
          <w:rFonts w:hint="eastAsia"/>
        </w:rPr>
        <w:t xml:space="preserve">5.4 </w:t>
      </w:r>
      <w:r>
        <w:rPr>
          <w:rFonts w:hint="eastAsia" w:ascii="宋体" w:hAnsi="宋体" w:cs="宋体"/>
        </w:rPr>
        <w:t>在</w:t>
      </w:r>
      <w:r>
        <w:rPr>
          <w:rFonts w:hint="eastAsia" w:ascii="宋体" w:hAnsi="宋体" w:cs="宋体,Bold"/>
          <w:bCs/>
        </w:rPr>
        <w:t>租赁期限</w:t>
      </w:r>
      <w:r>
        <w:rPr>
          <w:rFonts w:hint="eastAsia" w:ascii="宋体" w:hAnsi="宋体" w:cs="宋体"/>
        </w:rPr>
        <w:t>内，</w:t>
      </w:r>
      <w:r>
        <w:rPr>
          <w:rFonts w:hint="eastAsia" w:ascii="宋体" w:hAnsi="宋体" w:cs="宋体,Bold"/>
          <w:bCs/>
        </w:rPr>
        <w:t>乙方应</w:t>
      </w:r>
      <w:r>
        <w:rPr>
          <w:rFonts w:hint="eastAsia" w:ascii="宋体" w:hAnsi="宋体" w:cs="宋体"/>
        </w:rPr>
        <w:t>按每[</w:t>
      </w:r>
      <w:r>
        <w:rPr>
          <w:rFonts w:hint="eastAsia" w:ascii="宋体" w:hAnsi="宋体"/>
          <w:lang w:val="en-US" w:eastAsia="zh-CN"/>
        </w:rPr>
        <w:t>—</w:t>
      </w:r>
      <w:r>
        <w:rPr>
          <w:rFonts w:hint="eastAsia" w:ascii="宋体" w:hAnsi="宋体" w:cs="宋体"/>
        </w:rPr>
        <w:t>]为一期支付租金。</w:t>
      </w:r>
    </w:p>
    <w:p w14:paraId="215C89B9">
      <w:pPr>
        <w:pStyle w:val="5"/>
        <w:spacing w:line="500" w:lineRule="exact"/>
      </w:pPr>
      <w:r>
        <w:rPr>
          <w:rFonts w:hint="eastAsia"/>
        </w:rPr>
        <w:t>5.5　乙方支付租金的方式如下：</w:t>
      </w:r>
    </w:p>
    <w:p w14:paraId="70B985FE">
      <w:pPr>
        <w:pStyle w:val="5"/>
        <w:spacing w:line="500" w:lineRule="exact"/>
      </w:pPr>
      <w:r>
        <w:rPr>
          <w:rFonts w:hint="eastAsia"/>
        </w:rPr>
        <w:t>5.5.1 第一期租金的支付：乙方应在签署本合同后</w:t>
      </w:r>
      <w:r>
        <w:rPr>
          <w:rFonts w:hint="eastAsia"/>
          <w:lang w:val="en-US" w:eastAsia="zh-CN"/>
        </w:rPr>
        <w:t>五</w:t>
      </w:r>
      <w:r>
        <w:rPr>
          <w:rFonts w:hint="eastAsia"/>
        </w:rPr>
        <w:t>个工作日内，向甲方支付第一期的租金；</w:t>
      </w:r>
    </w:p>
    <w:p w14:paraId="0566C72E">
      <w:pPr>
        <w:pStyle w:val="5"/>
        <w:spacing w:line="500" w:lineRule="exact"/>
      </w:pPr>
      <w:r>
        <w:rPr>
          <w:rFonts w:hint="eastAsia"/>
        </w:rPr>
        <w:t>5.5.2 其余各期租金的支付：</w:t>
      </w: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322580</wp:posOffset>
                </wp:positionV>
                <wp:extent cx="635" cy="0"/>
                <wp:effectExtent l="0" t="4445" r="8890" b="5080"/>
                <wp:wrapNone/>
                <wp:docPr id="1" name="直线 2"/>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id="直线 2" o:spid="_x0000_s1026" o:spt="20" style="position:absolute;left:0pt;margin-left:0pt;margin-top:25.4pt;height:0pt;width:0.05pt;z-index:251659264;mso-width-relative:page;mso-height-relative:page;" filled="f" stroked="t" coordsize="21600,21600" o:allowincell="f" o:gfxdata="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FjHGCzQAAAAAwEAAA8AAAAAAAAA&#10;AQAgAAAAIgAAAGRycy9kb3ducmV2LnhtbFBLAQIUABQAAAAIAIdO4kAMlTxQ4AEAANkDAAAOAAAA&#10;AAAAAAEAIAAAAB8BAABkcnMvZTJvRG9jLnhtbFBLBQYAAAAABgAGAFkBAABxBQAAAAA=&#10;">
                <v:fill on="f" focussize="0,0"/>
                <v:stroke color="#000000" joinstyle="round"/>
                <v:imagedata o:title=""/>
                <o:lock v:ext="edit" aspectratio="f"/>
              </v:line>
            </w:pict>
          </mc:Fallback>
        </mc:AlternateContent>
      </w:r>
      <w:r>
        <w:rPr>
          <w:rFonts w:hint="eastAsia"/>
        </w:rPr>
        <w:t>乙方应在每期起始日</w:t>
      </w:r>
      <w:r>
        <w:rPr>
          <w:rFonts w:hint="eastAsia"/>
          <w:u w:val="single"/>
        </w:rPr>
        <w:t xml:space="preserve">   30  </w:t>
      </w:r>
      <w:r>
        <w:rPr>
          <w:rFonts w:hint="eastAsia"/>
        </w:rPr>
        <w:t>天前将该期租金汇入甲方指定的银行帐户；剩余租期不满一个付租期的，应一次性将剩余租金支付至合同终止（详见附件</w:t>
      </w:r>
      <w:r>
        <w:rPr>
          <w:rFonts w:hint="eastAsia"/>
          <w:lang w:val="en-US" w:eastAsia="zh-CN"/>
        </w:rPr>
        <w:t>二</w:t>
      </w:r>
      <w:r>
        <w:rPr>
          <w:rFonts w:hint="eastAsia"/>
        </w:rPr>
        <w:t>）。</w:t>
      </w:r>
    </w:p>
    <w:p w14:paraId="48F8CA1B">
      <w:pPr>
        <w:pStyle w:val="5"/>
        <w:spacing w:line="500" w:lineRule="exact"/>
      </w:pPr>
      <w:r>
        <w:rPr>
          <w:rFonts w:hint="eastAsia"/>
        </w:rPr>
        <w:t>5.6乙方应</w:t>
      </w:r>
      <w:r>
        <w:rPr>
          <w:rFonts w:hint="eastAsia" w:cs="宋体"/>
        </w:rPr>
        <w:t>以人民币支付</w:t>
      </w:r>
      <w:r>
        <w:rPr>
          <w:rFonts w:hint="eastAsia" w:cs="宋体,Bold"/>
          <w:bCs/>
        </w:rPr>
        <w:t>租金</w:t>
      </w:r>
      <w:r>
        <w:rPr>
          <w:rFonts w:hint="eastAsia" w:cs="宋体"/>
        </w:rPr>
        <w:t>，并将</w:t>
      </w:r>
      <w:r>
        <w:rPr>
          <w:rFonts w:hint="eastAsia" w:cs="宋体,Bold"/>
          <w:bCs/>
        </w:rPr>
        <w:t>租金</w:t>
      </w:r>
      <w:r>
        <w:rPr>
          <w:rFonts w:hint="eastAsia" w:cs="宋体"/>
        </w:rPr>
        <w:t>汇往</w:t>
      </w:r>
      <w:r>
        <w:rPr>
          <w:rFonts w:hint="eastAsia" w:cs="宋体,Bold"/>
          <w:bCs/>
        </w:rPr>
        <w:t>甲方</w:t>
      </w:r>
      <w:r>
        <w:rPr>
          <w:rFonts w:hint="eastAsia" w:cs="宋体"/>
        </w:rPr>
        <w:t>指定的银行账户。</w:t>
      </w:r>
      <w:r>
        <w:rPr>
          <w:rFonts w:hint="eastAsia"/>
        </w:rPr>
        <w:t>乙方如以银行汇票、支票、信用卡等方式支付租金时，则应在5.5.2条款约定的付款时间的基础上再提前三个工作日支付。</w:t>
      </w:r>
    </w:p>
    <w:p w14:paraId="1624B7F1">
      <w:pPr>
        <w:pStyle w:val="5"/>
        <w:spacing w:line="500" w:lineRule="exact"/>
      </w:pPr>
      <w:r>
        <w:rPr>
          <w:rFonts w:hint="eastAsia"/>
        </w:rPr>
        <w:t>5.7甲方指定银行信息（如有变更，以甲方书面通知为准）：</w:t>
      </w:r>
    </w:p>
    <w:p w14:paraId="76276357">
      <w:pPr>
        <w:pStyle w:val="5"/>
        <w:spacing w:line="500" w:lineRule="exact"/>
        <w:ind w:firstLine="960" w:firstLineChars="400"/>
        <w:rPr>
          <w:color w:val="000000"/>
        </w:rPr>
      </w:pPr>
      <w:r>
        <w:rPr>
          <w:rFonts w:hint="eastAsia"/>
          <w:color w:val="000000"/>
        </w:rPr>
        <w:t>甲方指定银行名称：工商银行之江支行</w:t>
      </w:r>
    </w:p>
    <w:p w14:paraId="40075FAE">
      <w:pPr>
        <w:pStyle w:val="5"/>
        <w:spacing w:line="500" w:lineRule="exact"/>
        <w:ind w:firstLine="960" w:firstLineChars="400"/>
        <w:rPr>
          <w:color w:val="000000"/>
          <w:u w:val="single"/>
        </w:rPr>
      </w:pPr>
      <w:r>
        <w:rPr>
          <w:rFonts w:hint="eastAsia"/>
          <w:color w:val="000000"/>
        </w:rPr>
        <w:t>银行帐号：1202022919900042054</w:t>
      </w:r>
    </w:p>
    <w:p w14:paraId="583DF97E">
      <w:pPr>
        <w:pStyle w:val="22"/>
        <w:spacing w:before="0" w:beforeAutospacing="0" w:after="0" w:afterAutospacing="0" w:line="500" w:lineRule="exact"/>
        <w:ind w:firstLine="960" w:firstLineChars="400"/>
        <w:jc w:val="both"/>
        <w:rPr>
          <w:color w:val="000000"/>
          <w:sz w:val="24"/>
          <w:szCs w:val="24"/>
        </w:rPr>
      </w:pPr>
      <w:r>
        <w:rPr>
          <w:rFonts w:hint="eastAsia"/>
          <w:color w:val="000000"/>
          <w:sz w:val="24"/>
          <w:szCs w:val="24"/>
        </w:rPr>
        <w:t>收款人： 浙江天际企业有限公司</w:t>
      </w:r>
    </w:p>
    <w:p w14:paraId="089EAFD4">
      <w:pPr>
        <w:pStyle w:val="22"/>
        <w:spacing w:before="0" w:beforeAutospacing="0" w:after="0" w:afterAutospacing="0" w:line="500" w:lineRule="exact"/>
        <w:ind w:firstLine="960" w:firstLineChars="400"/>
        <w:jc w:val="both"/>
        <w:rPr>
          <w:color w:val="000000"/>
          <w:sz w:val="24"/>
          <w:szCs w:val="24"/>
        </w:rPr>
      </w:pPr>
    </w:p>
    <w:p w14:paraId="562E0E04">
      <w:pPr>
        <w:pStyle w:val="22"/>
        <w:spacing w:before="0" w:beforeAutospacing="0" w:after="0" w:afterAutospacing="0" w:line="500" w:lineRule="exact"/>
        <w:jc w:val="both"/>
        <w:rPr>
          <w:rFonts w:ascii="Times New Roman" w:hAnsi="Times New Roman" w:eastAsia="黑体"/>
          <w:b/>
          <w:sz w:val="24"/>
        </w:rPr>
      </w:pPr>
      <w:r>
        <w:rPr>
          <w:rFonts w:hint="eastAsia" w:ascii="Times New Roman" w:hAnsi="Times New Roman" w:eastAsia="黑体"/>
          <w:b/>
          <w:sz w:val="24"/>
        </w:rPr>
        <w:t>第六条租赁保证金及支付</w:t>
      </w:r>
    </w:p>
    <w:p w14:paraId="51126894">
      <w:pPr>
        <w:pStyle w:val="22"/>
        <w:spacing w:before="0" w:beforeAutospacing="0" w:after="0" w:afterAutospacing="0" w:line="500" w:lineRule="exact"/>
        <w:jc w:val="both"/>
        <w:rPr>
          <w:rFonts w:ascii="Times New Roman" w:hAnsi="Times New Roman" w:eastAsia="黑体"/>
          <w:b/>
          <w:sz w:val="24"/>
        </w:rPr>
      </w:pPr>
    </w:p>
    <w:p w14:paraId="608E2FF6">
      <w:pPr>
        <w:pStyle w:val="5"/>
        <w:spacing w:line="500" w:lineRule="exact"/>
        <w:rPr>
          <w:rFonts w:ascii="宋体" w:hAnsi="宋体" w:cs="宋体"/>
        </w:rPr>
      </w:pPr>
      <w:r>
        <w:rPr>
          <w:rFonts w:hint="eastAsia"/>
        </w:rPr>
        <w:t>6.</w:t>
      </w:r>
      <w:r>
        <w:rPr>
          <w:rFonts w:hint="eastAsia" w:ascii="宋体" w:hAnsi="宋体" w:cs="宋体"/>
        </w:rPr>
        <w:t>1 甲、乙双方签订本合同后</w:t>
      </w:r>
      <w:r>
        <w:rPr>
          <w:rFonts w:hint="eastAsia"/>
          <w:lang w:val="en-US" w:eastAsia="zh-CN"/>
        </w:rPr>
        <w:t>五</w:t>
      </w:r>
      <w:r>
        <w:rPr>
          <w:rFonts w:hint="eastAsia" w:ascii="宋体" w:hAnsi="宋体" w:cs="宋体"/>
        </w:rPr>
        <w:t>个工作日内，乙方应向甲方支付该物业租赁保证金，租赁保证金金额相当于</w:t>
      </w:r>
      <w:r>
        <w:rPr>
          <w:rFonts w:hint="eastAsia" w:ascii="宋体" w:hAnsi="宋体" w:cs="宋体"/>
          <w:u w:val="single"/>
        </w:rPr>
        <w:t>三</w:t>
      </w:r>
      <w:r>
        <w:rPr>
          <w:rFonts w:hint="eastAsia" w:ascii="宋体" w:hAnsi="宋体" w:cs="宋体"/>
        </w:rPr>
        <w:t>个月的租金金额，即人民币</w:t>
      </w:r>
      <w:r>
        <w:rPr>
          <w:rFonts w:hint="eastAsia" w:ascii="宋体" w:hAnsi="宋体" w:cs="宋体"/>
          <w:u w:val="single"/>
        </w:rPr>
        <w:t xml:space="preserve"> </w:t>
      </w:r>
      <w:r>
        <w:rPr>
          <w:rFonts w:hint="eastAsia" w:ascii="宋体" w:hAnsi="宋体"/>
          <w:lang w:val="en-US" w:eastAsia="zh-CN"/>
        </w:rPr>
        <w:t>—</w:t>
      </w:r>
      <w:r>
        <w:rPr>
          <w:rFonts w:hint="eastAsia" w:ascii="宋体" w:hAnsi="宋体" w:cs="宋体"/>
        </w:rPr>
        <w:t>元（月租金＝日租金×建筑面积×365天 / 12个月）计算。租赁保证金用于清偿乙方所欠甲方租金及其它各项费用。</w:t>
      </w:r>
    </w:p>
    <w:p w14:paraId="20FC9D6D">
      <w:pPr>
        <w:pStyle w:val="5"/>
        <w:spacing w:line="500" w:lineRule="exact"/>
      </w:pPr>
      <w:r>
        <w:rPr>
          <w:rFonts w:hint="eastAsia"/>
        </w:rPr>
        <w:t xml:space="preserve">6.2  </w:t>
      </w:r>
      <w:r>
        <w:rPr>
          <w:rFonts w:hint="eastAsia" w:ascii="宋体" w:hAnsi="宋体" w:cs="宋体"/>
        </w:rPr>
        <w:t>甲方收取租赁保证金后应向乙</w:t>
      </w:r>
      <w:r>
        <w:rPr>
          <w:rFonts w:hint="eastAsia"/>
        </w:rPr>
        <w:t>方开具收款凭证。</w:t>
      </w:r>
    </w:p>
    <w:p w14:paraId="1DEDC742">
      <w:pPr>
        <w:pStyle w:val="5"/>
        <w:spacing w:line="500" w:lineRule="exact"/>
      </w:pPr>
      <w:r>
        <w:rPr>
          <w:rFonts w:hint="eastAsia"/>
        </w:rPr>
        <w:t>6.3  租赁关系终止时，在乙方全部履行本合同各项条款的情况下，且在乙方按第十一条的规定交还该物业并清偿所有应付款项后三十日内，甲方将租赁保证金余额无息返还乙方。</w:t>
      </w:r>
    </w:p>
    <w:p w14:paraId="475CEB70">
      <w:pPr>
        <w:pStyle w:val="5"/>
        <w:spacing w:line="500" w:lineRule="exact"/>
      </w:pPr>
      <w:r>
        <w:rPr>
          <w:rFonts w:hint="eastAsia"/>
        </w:rPr>
        <w:t>6.4  乙方在承租该物业时，若发生下列任一情形，甲方有权立即从租赁保证金中扣除或代扣除。乙方在收到甲方补足租赁保证金差额的书面通知后7日内向甲方补足差额。</w:t>
      </w:r>
    </w:p>
    <w:p w14:paraId="72663886">
      <w:pPr>
        <w:pStyle w:val="5"/>
        <w:spacing w:line="500" w:lineRule="exact"/>
      </w:pPr>
      <w:r>
        <w:rPr>
          <w:rFonts w:hint="eastAsia"/>
        </w:rPr>
        <w:t>6.4.1  不按时支付租金；</w:t>
      </w:r>
    </w:p>
    <w:p w14:paraId="3B502BAA">
      <w:pPr>
        <w:pStyle w:val="5"/>
        <w:spacing w:line="500" w:lineRule="exact"/>
      </w:pPr>
      <w:r>
        <w:rPr>
          <w:rFonts w:hint="eastAsia"/>
        </w:rPr>
        <w:t>6.4.2  不按时支付物业管理费、水费、电费、空调能耗费等其他费用；</w:t>
      </w:r>
    </w:p>
    <w:p w14:paraId="24476A66">
      <w:pPr>
        <w:pStyle w:val="5"/>
        <w:spacing w:line="500" w:lineRule="exact"/>
      </w:pPr>
      <w:r>
        <w:rPr>
          <w:rFonts w:hint="eastAsia"/>
        </w:rPr>
        <w:t>6.4.3  不及时缴纳违约金；</w:t>
      </w:r>
    </w:p>
    <w:p w14:paraId="7681AC07">
      <w:pPr>
        <w:pStyle w:val="5"/>
        <w:spacing w:line="500" w:lineRule="exact"/>
      </w:pPr>
      <w:r>
        <w:rPr>
          <w:rFonts w:hint="eastAsia"/>
        </w:rPr>
        <w:t>6.4.4  因乙方原因造成甲方损失未能及时予以赔偿的。</w:t>
      </w:r>
    </w:p>
    <w:p w14:paraId="37B21BC8">
      <w:pPr>
        <w:pStyle w:val="22"/>
        <w:spacing w:before="0" w:beforeAutospacing="0" w:after="0" w:afterAutospacing="0" w:line="500" w:lineRule="exact"/>
        <w:jc w:val="both"/>
        <w:rPr>
          <w:rFonts w:ascii="Times New Roman" w:hAnsi="Times New Roman"/>
          <w:sz w:val="24"/>
        </w:rPr>
      </w:pPr>
    </w:p>
    <w:p w14:paraId="4F1DF4C0">
      <w:pPr>
        <w:pStyle w:val="22"/>
        <w:spacing w:before="0" w:beforeAutospacing="0" w:after="0" w:afterAutospacing="0" w:line="500" w:lineRule="exact"/>
        <w:jc w:val="both"/>
        <w:rPr>
          <w:rFonts w:ascii="Times New Roman" w:hAnsi="Times New Roman" w:eastAsia="黑体"/>
          <w:b/>
          <w:sz w:val="24"/>
        </w:rPr>
      </w:pPr>
      <w:r>
        <w:rPr>
          <w:rFonts w:hint="eastAsia" w:ascii="Times New Roman" w:hAnsi="Times New Roman" w:eastAsia="黑体"/>
          <w:b/>
          <w:sz w:val="24"/>
        </w:rPr>
        <w:t>第七条物业管理和维修</w:t>
      </w:r>
    </w:p>
    <w:p w14:paraId="42C961FD">
      <w:pPr>
        <w:spacing w:line="500" w:lineRule="exact"/>
      </w:pPr>
    </w:p>
    <w:p w14:paraId="029B3306">
      <w:pPr>
        <w:spacing w:line="500" w:lineRule="exact"/>
        <w:ind w:firstLine="480" w:firstLineChars="200"/>
      </w:pPr>
      <w:r>
        <w:rPr>
          <w:rFonts w:hint="eastAsia"/>
        </w:rPr>
        <w:t xml:space="preserve">7.1 </w:t>
      </w:r>
      <w:r>
        <w:rPr>
          <w:rFonts w:hint="eastAsia"/>
          <w:lang w:eastAsia="zh-CN"/>
        </w:rPr>
        <w:t>该物业</w:t>
      </w:r>
      <w:r>
        <w:rPr>
          <w:rFonts w:hint="eastAsia"/>
        </w:rPr>
        <w:t>所在办公大楼的物业服务公司负责对办公大楼的物业管理，并负责提供各项设施及相关服务。本合同签订后，乙方应与物业服务公司签订物业服务协议。</w:t>
      </w:r>
    </w:p>
    <w:p w14:paraId="580F8BF4">
      <w:pPr>
        <w:spacing w:line="500" w:lineRule="exact"/>
        <w:ind w:firstLine="480" w:firstLineChars="200"/>
      </w:pPr>
      <w:r>
        <w:rPr>
          <w:rFonts w:hint="eastAsia"/>
        </w:rPr>
        <w:t>7.2 乙方在租赁期间对该办公大楼的装修与装潢，应符合物业服务公司提供的《</w:t>
      </w:r>
      <w:r>
        <w:rPr>
          <w:rFonts w:hint="eastAsia"/>
          <w:color w:val="000000"/>
        </w:rPr>
        <w:t>天际大厦</w:t>
      </w:r>
      <w:r>
        <w:rPr>
          <w:rFonts w:hint="eastAsia"/>
        </w:rPr>
        <w:t>装修指南》的规定。</w:t>
      </w:r>
    </w:p>
    <w:p w14:paraId="541BDA67">
      <w:pPr>
        <w:spacing w:line="500" w:lineRule="exact"/>
        <w:ind w:firstLine="480" w:firstLineChars="200"/>
      </w:pPr>
      <w:r>
        <w:rPr>
          <w:rFonts w:hint="eastAsia"/>
        </w:rPr>
        <w:t>7.3 乙方保证遵守《</w:t>
      </w:r>
      <w:r>
        <w:rPr>
          <w:rFonts w:hint="eastAsia"/>
          <w:color w:val="000000"/>
        </w:rPr>
        <w:t>天际大厦</w:t>
      </w:r>
      <w:r>
        <w:rPr>
          <w:rFonts w:hint="eastAsia"/>
        </w:rPr>
        <w:t>用户手册》、《</w:t>
      </w:r>
      <w:r>
        <w:rPr>
          <w:rFonts w:hint="eastAsia"/>
          <w:color w:val="000000"/>
        </w:rPr>
        <w:t>天际大厦</w:t>
      </w:r>
      <w:r>
        <w:rPr>
          <w:rFonts w:hint="eastAsia"/>
        </w:rPr>
        <w:t>装修指南》及《前期物业服务协议》中规定的各项管理制度。</w:t>
      </w:r>
    </w:p>
    <w:p w14:paraId="2B153B5E">
      <w:pPr>
        <w:spacing w:line="500" w:lineRule="exact"/>
        <w:ind w:firstLine="480" w:firstLineChars="200"/>
      </w:pPr>
      <w:r>
        <w:rPr>
          <w:rFonts w:hint="eastAsia"/>
        </w:rPr>
        <w:t>7.4 物业服务公司正常维修对办公大楼造成临时停电、停水、停止空调供应等，乙方应予配合，并不应视为甲方的违约责任。</w:t>
      </w:r>
    </w:p>
    <w:p w14:paraId="4F49C251">
      <w:pPr>
        <w:spacing w:line="500" w:lineRule="exact"/>
        <w:ind w:firstLine="480" w:firstLineChars="200"/>
      </w:pPr>
      <w:r>
        <w:rPr>
          <w:rFonts w:hint="eastAsia"/>
        </w:rPr>
        <w:t>7.5 该</w:t>
      </w:r>
      <w:r>
        <w:rPr>
          <w:rFonts w:hint="eastAsia"/>
          <w:lang w:eastAsia="zh-CN"/>
        </w:rPr>
        <w:t>该物业</w:t>
      </w:r>
      <w:r>
        <w:rPr>
          <w:rFonts w:hint="eastAsia"/>
        </w:rPr>
        <w:t>乙方使用过程中的任何损坏（自然磨损、不可抗力破坏和建筑物本身的质量问题除外）均由乙方负责修复并承担修复费用，因该等损坏而直接</w:t>
      </w:r>
      <w:r>
        <w:rPr>
          <w:rFonts w:hint="eastAsia"/>
          <w:spacing w:val="-8"/>
        </w:rPr>
        <w:t>或间接对甲方或任何第三方人身或财产造成的损失均由乙方承</w:t>
      </w:r>
      <w:r>
        <w:rPr>
          <w:rFonts w:hint="eastAsia"/>
        </w:rPr>
        <w:t>担。</w:t>
      </w:r>
    </w:p>
    <w:p w14:paraId="24EFBEAC">
      <w:pPr>
        <w:spacing w:line="500" w:lineRule="exact"/>
        <w:ind w:firstLine="480" w:firstLineChars="200"/>
      </w:pPr>
      <w:r>
        <w:rPr>
          <w:rFonts w:hint="eastAsia"/>
        </w:rPr>
        <w:t>7.6 乙方如发现</w:t>
      </w:r>
      <w:r>
        <w:rPr>
          <w:rFonts w:hint="eastAsia"/>
          <w:lang w:eastAsia="zh-CN"/>
        </w:rPr>
        <w:t>该物业</w:t>
      </w:r>
      <w:r>
        <w:rPr>
          <w:rFonts w:hint="eastAsia"/>
        </w:rPr>
        <w:t>内公用装置、设施破损或发生故障，应及时通知物业服务公司，不得擅自处理，如因乙方或其雇佣人员擅自处理该等故障，而造成的财产损失、人身伤害，责任均由乙方承担。如该等破损或故障系因乙方不当使用所致，则全部维修费用应由乙方承担。</w:t>
      </w:r>
    </w:p>
    <w:p w14:paraId="0E3D461D">
      <w:pPr>
        <w:spacing w:line="500" w:lineRule="exact"/>
        <w:ind w:firstLine="480" w:firstLineChars="200"/>
      </w:pPr>
      <w:r>
        <w:rPr>
          <w:rFonts w:hint="eastAsia"/>
        </w:rPr>
        <w:t>7.7 在租赁期内，由物业服务公司负责更换该物业内已无法维修的公用固定装置、设施，但不包括乙方经物业服务公司同意在不损坏该物业的情况下安装的固定装置、设施或可拆除的器具的更换。除乙方自置的可移动办公家俱、用具和装饰物品外，乙方安装固定装置、设施，应事先征得物业服务公司的书面同意。</w:t>
      </w:r>
    </w:p>
    <w:p w14:paraId="56006993">
      <w:pPr>
        <w:pStyle w:val="5"/>
        <w:spacing w:line="500" w:lineRule="exact"/>
      </w:pPr>
      <w:r>
        <w:rPr>
          <w:rFonts w:hint="eastAsia"/>
        </w:rPr>
        <w:t>7.8乙方如需申请制作水牌、标识或广告灯箱，应以书面方式向甲方及物业服务公司提出。乙方未经甲方及物业服务公司书面同意，不得在该物业入户门外（包括幕墙内外立面）的任何部位竖立任何文字、图案等标识或广告等宣传物品。</w:t>
      </w:r>
    </w:p>
    <w:p w14:paraId="6188C3E7">
      <w:pPr>
        <w:spacing w:line="500" w:lineRule="exact"/>
        <w:ind w:firstLine="480" w:firstLineChars="200"/>
      </w:pPr>
      <w:r>
        <w:rPr>
          <w:rFonts w:hint="eastAsia"/>
        </w:rPr>
        <w:t>7.9 对乙方专用的卫生、供水设施（如有），除甲方提供乙方使用的外，乙方需负自费维护的责任，保持该等设备在良好及清洁的状态，并符合公共卫生或其他政府有关部门的规章。</w:t>
      </w:r>
    </w:p>
    <w:p w14:paraId="34D160C7">
      <w:pPr>
        <w:spacing w:line="500" w:lineRule="exact"/>
        <w:ind w:firstLine="480" w:firstLineChars="200"/>
      </w:pPr>
      <w:r>
        <w:rPr>
          <w:rFonts w:hint="eastAsia"/>
        </w:rPr>
        <w:t>7.10 除非由于物业服务公司的过错或不可抗力，乙方必须向物业服务公司支付或偿还因更换该物业所有破损的窗户和玻璃而引起的一切费用。</w:t>
      </w:r>
    </w:p>
    <w:p w14:paraId="2AFE8818">
      <w:pPr>
        <w:pStyle w:val="5"/>
        <w:spacing w:line="500" w:lineRule="exact"/>
      </w:pPr>
    </w:p>
    <w:p w14:paraId="5C9EF231">
      <w:pPr>
        <w:pStyle w:val="5"/>
        <w:spacing w:line="500" w:lineRule="exact"/>
        <w:ind w:firstLine="0" w:firstLineChars="0"/>
        <w:rPr>
          <w:rFonts w:eastAsia="黑体"/>
          <w:b/>
          <w:kern w:val="0"/>
          <w:szCs w:val="18"/>
        </w:rPr>
      </w:pPr>
      <w:r>
        <w:rPr>
          <w:rFonts w:hint="eastAsia" w:eastAsia="黑体"/>
          <w:b/>
          <w:kern w:val="0"/>
          <w:szCs w:val="18"/>
        </w:rPr>
        <w:t>第八条物业装修和改建</w:t>
      </w:r>
    </w:p>
    <w:p w14:paraId="0756E677">
      <w:pPr>
        <w:spacing w:line="500" w:lineRule="exact"/>
        <w:ind w:firstLine="480"/>
      </w:pPr>
    </w:p>
    <w:p w14:paraId="17943DEB">
      <w:pPr>
        <w:spacing w:line="500" w:lineRule="exact"/>
        <w:ind w:firstLine="480"/>
      </w:pPr>
      <w:r>
        <w:rPr>
          <w:rFonts w:hint="eastAsia"/>
        </w:rPr>
        <w:t>8.1 乙方应按照天际大厦装修相关规定对该物业进行装修，并应事先向甲方及物业服务公司提交装修方案及施工图纸，经物业服务公司书面同意，并取得政府有关主管部门必须的批准文件后方可进行施工。</w:t>
      </w:r>
    </w:p>
    <w:p w14:paraId="75ADC9DB">
      <w:pPr>
        <w:spacing w:line="500" w:lineRule="exact"/>
        <w:ind w:firstLine="480"/>
      </w:pPr>
      <w:r>
        <w:rPr>
          <w:rFonts w:hint="eastAsia"/>
        </w:rPr>
        <w:t>8.2 乙方应按甲方物业服务公司及政府有关主管部门批准的图纸施工。未经甲方、物业服务公司或政府有关主管部门书面同意，乙方不得擅自修改已批准的装修施工图纸。</w:t>
      </w:r>
    </w:p>
    <w:p w14:paraId="63F63056">
      <w:pPr>
        <w:spacing w:line="500" w:lineRule="exact"/>
        <w:ind w:firstLine="480"/>
      </w:pPr>
      <w:r>
        <w:rPr>
          <w:rFonts w:hint="eastAsia"/>
        </w:rPr>
        <w:t>8.3 如因乙方施工图纸的原因致使装修施工图纸及方案未及时被物业服务公司或有关主管机关通过而导致装修延迟完工，除非物业服务公司有明显过错，否则物业服务公司不就此对乙方承担任何赔偿责任。</w:t>
      </w:r>
    </w:p>
    <w:p w14:paraId="510AE699">
      <w:pPr>
        <w:spacing w:line="500" w:lineRule="exact"/>
        <w:ind w:firstLine="480"/>
      </w:pPr>
      <w:r>
        <w:rPr>
          <w:rFonts w:hint="eastAsia"/>
        </w:rPr>
        <w:t>8.4 乙</w:t>
      </w:r>
      <w:r>
        <w:rPr>
          <w:szCs w:val="21"/>
        </w:rPr>
        <w:t>方在分隔或装修时，不得损坏和改变原建筑结构和公共设施。未经</w:t>
      </w:r>
      <w:r>
        <w:rPr>
          <w:rFonts w:hint="eastAsia"/>
          <w:szCs w:val="21"/>
        </w:rPr>
        <w:t>甲方、</w:t>
      </w:r>
      <w:r>
        <w:rPr>
          <w:rFonts w:hint="eastAsia"/>
        </w:rPr>
        <w:t>物业服务公司认可不得擅自改装、移装或加装</w:t>
      </w:r>
      <w:r>
        <w:rPr>
          <w:rFonts w:hint="eastAsia"/>
          <w:lang w:eastAsia="zh-CN"/>
        </w:rPr>
        <w:t>该物业</w:t>
      </w:r>
      <w:r>
        <w:rPr>
          <w:rFonts w:hint="eastAsia"/>
        </w:rPr>
        <w:t>内外的空调、照明、通风、消防及通讯等设施及管线。因乙方违章分隔或装修导致对该物业的任何损坏，乙方应向甲方承担赔偿责任。</w:t>
      </w:r>
    </w:p>
    <w:p w14:paraId="20F95720">
      <w:pPr>
        <w:pStyle w:val="5"/>
        <w:spacing w:line="500" w:lineRule="exact"/>
      </w:pPr>
      <w:r>
        <w:rPr>
          <w:rFonts w:hint="eastAsia"/>
        </w:rPr>
        <w:t>8.5 乙方及其雇员、代理人、承包商、装修人员等以及上述人员添附安装的设备在施工装修或其他活动中造成甲方或其他承租户或任何第三人的人身伤害、财产损失的，应由乙方承担赔偿责任。</w:t>
      </w:r>
    </w:p>
    <w:p w14:paraId="549F84A2">
      <w:pPr>
        <w:pStyle w:val="5"/>
        <w:spacing w:line="500" w:lineRule="exact"/>
        <w:ind w:firstLine="0" w:firstLineChars="0"/>
      </w:pPr>
    </w:p>
    <w:p w14:paraId="11A4BC9E">
      <w:pPr>
        <w:pStyle w:val="22"/>
        <w:spacing w:before="0" w:beforeAutospacing="0" w:after="0" w:afterAutospacing="0" w:line="500" w:lineRule="exact"/>
        <w:jc w:val="both"/>
        <w:rPr>
          <w:rFonts w:ascii="Times New Roman" w:hAnsi="Times New Roman"/>
        </w:rPr>
      </w:pPr>
      <w:r>
        <w:rPr>
          <w:rFonts w:hint="eastAsia" w:ascii="Times New Roman" w:hAnsi="Times New Roman" w:eastAsia="黑体"/>
          <w:b/>
          <w:sz w:val="24"/>
        </w:rPr>
        <w:t>第九条保险</w:t>
      </w:r>
    </w:p>
    <w:p w14:paraId="06DD65E9">
      <w:pPr>
        <w:pStyle w:val="5"/>
        <w:spacing w:line="500" w:lineRule="exact"/>
      </w:pPr>
    </w:p>
    <w:p w14:paraId="74A56335">
      <w:pPr>
        <w:pStyle w:val="5"/>
        <w:spacing w:line="500" w:lineRule="exact"/>
      </w:pPr>
      <w:r>
        <w:rPr>
          <w:rFonts w:hint="eastAsia"/>
        </w:rPr>
        <w:t>9.</w:t>
      </w:r>
      <w:r>
        <w:t xml:space="preserve">1 </w:t>
      </w:r>
      <w:r>
        <w:rPr>
          <w:rFonts w:hint="eastAsia"/>
        </w:rPr>
        <w:t>除本合同另有规定外，甲、乙双方可就</w:t>
      </w:r>
      <w:r>
        <w:rPr>
          <w:rFonts w:hint="eastAsia"/>
          <w:lang w:eastAsia="zh-CN"/>
        </w:rPr>
        <w:t>该物业</w:t>
      </w:r>
      <w:r>
        <w:rPr>
          <w:rFonts w:hint="eastAsia"/>
        </w:rPr>
        <w:t>各自所有的财产向中国境内保险公司投保财产险和人身险等险种。</w:t>
      </w:r>
    </w:p>
    <w:p w14:paraId="0DE1A770">
      <w:pPr>
        <w:pStyle w:val="5"/>
        <w:spacing w:line="500" w:lineRule="exact"/>
      </w:pPr>
      <w:r>
        <w:rPr>
          <w:rFonts w:hint="eastAsia"/>
        </w:rPr>
        <w:t>9.2 如因自然灾害、盗窃、火灾等不可抗力原因造成甲乙双方财产及第三人财产与人身损害的，由双方各自承担责任，并由双方自行向保险公司或有关责任人索赔。</w:t>
      </w:r>
    </w:p>
    <w:p w14:paraId="4C68A030">
      <w:pPr>
        <w:spacing w:line="500" w:lineRule="exact"/>
        <w:ind w:firstLine="480"/>
      </w:pPr>
      <w:r>
        <w:rPr>
          <w:rFonts w:hint="eastAsia"/>
        </w:rPr>
        <w:t>9.3 乙方在进行该物业装修工程前，应按物业服务公司规定向国内保险公司投保财产险和人身险等险种，并依照保险公司和物业服务公司的有关规定进行施工。保险合同须指定甲方为第一受益人。</w:t>
      </w:r>
    </w:p>
    <w:p w14:paraId="13C171DE">
      <w:pPr>
        <w:pStyle w:val="5"/>
        <w:spacing w:line="500" w:lineRule="exact"/>
        <w:ind w:firstLine="0" w:firstLineChars="0"/>
      </w:pPr>
    </w:p>
    <w:p w14:paraId="5C3AAAF9">
      <w:pPr>
        <w:pStyle w:val="5"/>
        <w:spacing w:line="500" w:lineRule="exact"/>
        <w:ind w:firstLine="0" w:firstLineChars="0"/>
        <w:rPr>
          <w:rFonts w:eastAsia="黑体"/>
          <w:b/>
          <w:kern w:val="0"/>
          <w:szCs w:val="18"/>
        </w:rPr>
      </w:pPr>
      <w:r>
        <w:rPr>
          <w:rFonts w:hint="eastAsia" w:eastAsia="黑体"/>
          <w:b/>
          <w:kern w:val="0"/>
          <w:szCs w:val="18"/>
        </w:rPr>
        <w:t>第十条物业返还时的状态</w:t>
      </w:r>
    </w:p>
    <w:p w14:paraId="57EC4491">
      <w:pPr>
        <w:spacing w:line="500" w:lineRule="exact"/>
        <w:rPr>
          <w:rFonts w:ascii="Arial" w:hAnsi="Arial"/>
        </w:rPr>
      </w:pPr>
    </w:p>
    <w:p w14:paraId="397248F6">
      <w:pPr>
        <w:spacing w:line="500" w:lineRule="exact"/>
        <w:ind w:firstLine="480" w:firstLineChars="200"/>
        <w:rPr>
          <w:rFonts w:ascii="Arial" w:hAnsi="Arial"/>
        </w:rPr>
      </w:pPr>
      <w:r>
        <w:rPr>
          <w:rFonts w:hint="eastAsia" w:ascii="Arial" w:hAnsi="Arial"/>
        </w:rPr>
        <w:t>10.1 租赁期满或本合同提前终止时，乙方应在租赁期满或本合同提前终止当日或按甲方规定的期限将该物业交还甲方，由此发生的费用由乙方支付。甲方亦有权以该物业租赁期满或本合同提前终止当日的现状收回该物业而无须另作补偿。甲方若要求乙方恢复原状的，乙方应负责修补因将该物业恢复至提供给乙方时的状况而直接或间接对该物业以外或第三方造成的损害，修补费用由乙方承担。</w:t>
      </w:r>
      <w:r>
        <w:rPr>
          <w:rFonts w:hint="eastAsia" w:ascii="宋体" w:hAnsi="宋体" w:cs="宋体"/>
        </w:rPr>
        <w:t>若乙方未能将</w:t>
      </w:r>
      <w:r>
        <w:rPr>
          <w:rFonts w:hint="eastAsia" w:ascii="宋体" w:hAnsi="宋体" w:cs="宋体,Bold"/>
          <w:bCs/>
          <w:lang w:eastAsia="zh-CN"/>
        </w:rPr>
        <w:t>该物业</w:t>
      </w:r>
      <w:r>
        <w:rPr>
          <w:rFonts w:hint="eastAsia" w:ascii="宋体" w:hAnsi="宋体" w:cs="宋体"/>
        </w:rPr>
        <w:t>及其所有固定设备、装置和设备恢复到其初始状态，甲方有权委托专业的部门予以恢复，相关费用由乙方承担，甲方加收15％的管理费。</w:t>
      </w:r>
    </w:p>
    <w:p w14:paraId="13DBC03E">
      <w:pPr>
        <w:spacing w:line="500" w:lineRule="exact"/>
        <w:rPr>
          <w:rFonts w:ascii="Arial" w:hAnsi="Arial"/>
        </w:rPr>
      </w:pPr>
      <w:r>
        <w:rPr>
          <w:rFonts w:hint="eastAsia" w:ascii="Arial" w:hAnsi="Arial"/>
        </w:rPr>
        <w:t xml:space="preserve">    10.2 租赁期满或本合同提前终止时，乙方应向甲方归还该物业的所有钥匙。</w:t>
      </w:r>
    </w:p>
    <w:p w14:paraId="58392B8D">
      <w:pPr>
        <w:spacing w:line="500" w:lineRule="exact"/>
        <w:rPr>
          <w:rFonts w:ascii="Arial" w:hAnsi="Arial"/>
        </w:rPr>
      </w:pPr>
      <w:r>
        <w:rPr>
          <w:rFonts w:hint="eastAsia" w:ascii="Arial" w:hAnsi="Arial"/>
        </w:rPr>
        <w:t xml:space="preserve">    10.3 乙方逾期交还该物业的，应承担相应的违约责任，且甲方有权自行收回该物业。如甲方决定自行收回该物业，而该物业内仍有乙方的任何可移动的装饰、家具、装备、物件、物料、设备或其他任何物品，甲方可以其认为适当的方式在其认为适当的场所保管前述物品，且有权自该物业应交还而未交还之日起收取前述物品的保管费</w:t>
      </w:r>
      <w:r>
        <w:rPr>
          <w:rFonts w:ascii="Arial" w:hAnsi="Arial"/>
        </w:rPr>
        <w:t>（</w:t>
      </w:r>
      <w:r>
        <w:rPr>
          <w:rFonts w:hint="eastAsia" w:ascii="Arial" w:hAnsi="Arial"/>
        </w:rPr>
        <w:t>包括但不限于因保管该等物品而实际占用的场地费等</w:t>
      </w:r>
      <w:r>
        <w:rPr>
          <w:rFonts w:ascii="Arial" w:hAnsi="Arial"/>
        </w:rPr>
        <w:t>）</w:t>
      </w:r>
      <w:r>
        <w:rPr>
          <w:rFonts w:hint="eastAsia" w:ascii="Arial" w:hAnsi="Arial"/>
        </w:rPr>
        <w:t>，并要求乙方补偿因保管而产生的所有其他费用（统称为“保管费用”）。乙方应在接到甲方要求缴付及补偿保管费用的通知后的七天内缴付保管费用。若乙方未在上述指定期限内缴付所有款项，则甲方可视为乙方放弃该被保管的物品之所有权。</w:t>
      </w:r>
    </w:p>
    <w:p w14:paraId="2211CC91">
      <w:pPr>
        <w:spacing w:line="500" w:lineRule="exact"/>
        <w:rPr>
          <w:rFonts w:ascii="Arial" w:hAnsi="Arial"/>
        </w:rPr>
      </w:pPr>
      <w:r>
        <w:rPr>
          <w:rFonts w:hint="eastAsia" w:ascii="Arial" w:hAnsi="Arial"/>
        </w:rPr>
        <w:t xml:space="preserve">    10.4 当乙方发生逾期交还该物业的情况，甲方有权进入该物业，并有权决定挪动或不挪动该物业内的物品，或将该物业恢复至提供给乙方时的状况，乙方放弃异议，也放弃追究甲方责任和要求甲方赔偿，同时，甲方亦有权向乙方追讨因清除、清理、挪动前述物品和将该物业恢复至提供给乙方时的状况所产生的所有费用。</w:t>
      </w:r>
    </w:p>
    <w:p w14:paraId="5A9D5D2F">
      <w:pPr>
        <w:tabs>
          <w:tab w:val="left" w:pos="1440"/>
        </w:tabs>
        <w:spacing w:line="500" w:lineRule="exact"/>
        <w:ind w:firstLine="480"/>
        <w:rPr>
          <w:rFonts w:ascii="Arial" w:hAnsi="Arial"/>
        </w:rPr>
      </w:pPr>
      <w:r>
        <w:rPr>
          <w:rFonts w:hint="eastAsia" w:ascii="Arial" w:hAnsi="Arial"/>
        </w:rPr>
        <w:t>10.5 无论乙方何原因（甲方违约除外）搬离该物业，均不得要求甲方偿还其所付出的任何必要费用（包括购买内装修、附属设施和各种设备等的费用），亦无权要求甲方支付搬迁费、腾退费等。</w:t>
      </w:r>
    </w:p>
    <w:p w14:paraId="79E83C01">
      <w:pPr>
        <w:spacing w:line="500" w:lineRule="exact"/>
        <w:ind w:firstLine="480" w:firstLineChars="200"/>
        <w:rPr>
          <w:rFonts w:ascii="Arial" w:hAnsi="Arial"/>
        </w:rPr>
      </w:pPr>
      <w:r>
        <w:rPr>
          <w:rFonts w:hint="eastAsia" w:ascii="Arial" w:hAnsi="Arial"/>
        </w:rPr>
        <w:t>10.6租赁期满或本合同因任何原因解除的，乙方应自租赁期满或合同解除之日起</w:t>
      </w:r>
      <w:r>
        <w:rPr>
          <w:rFonts w:hint="eastAsia" w:ascii="Arial" w:hAnsi="Arial"/>
          <w:lang w:val="en-US" w:eastAsia="zh-CN"/>
        </w:rPr>
        <w:t>15</w:t>
      </w:r>
      <w:r>
        <w:rPr>
          <w:rFonts w:hint="eastAsia" w:ascii="Arial" w:hAnsi="Arial"/>
        </w:rPr>
        <w:t>日内变更工商注册地址，将乙方及其关联单位的经营实体营业执照上的住所（工商注册地址）从该房屋中迁出；否则，甲方有权没收本合同项下的保证金。</w:t>
      </w:r>
    </w:p>
    <w:p w14:paraId="497F15F4">
      <w:pPr>
        <w:spacing w:line="500" w:lineRule="exact"/>
        <w:rPr>
          <w:rFonts w:ascii="Arial" w:hAnsi="Arial"/>
        </w:rPr>
      </w:pPr>
    </w:p>
    <w:p w14:paraId="79030C6F">
      <w:pPr>
        <w:pStyle w:val="22"/>
        <w:spacing w:before="0" w:beforeAutospacing="0" w:after="0" w:afterAutospacing="0" w:line="500" w:lineRule="exact"/>
        <w:jc w:val="both"/>
        <w:rPr>
          <w:rFonts w:ascii="Times New Roman" w:hAnsi="Times New Roman" w:eastAsia="黑体"/>
          <w:b/>
          <w:sz w:val="24"/>
        </w:rPr>
      </w:pPr>
    </w:p>
    <w:p w14:paraId="739EEE07">
      <w:pPr>
        <w:pStyle w:val="22"/>
        <w:spacing w:before="0" w:beforeAutospacing="0" w:after="0" w:afterAutospacing="0" w:line="500" w:lineRule="exact"/>
        <w:jc w:val="both"/>
        <w:rPr>
          <w:rFonts w:ascii="Times New Roman" w:hAnsi="Times New Roman" w:eastAsia="黑体"/>
          <w:b/>
          <w:sz w:val="24"/>
        </w:rPr>
      </w:pPr>
    </w:p>
    <w:p w14:paraId="66E7563E">
      <w:pPr>
        <w:pStyle w:val="22"/>
        <w:spacing w:before="0" w:beforeAutospacing="0" w:after="0" w:afterAutospacing="0" w:line="500" w:lineRule="exact"/>
        <w:jc w:val="both"/>
        <w:rPr>
          <w:rFonts w:ascii="Times New Roman" w:hAnsi="Times New Roman" w:eastAsia="黑体"/>
          <w:b/>
          <w:sz w:val="24"/>
        </w:rPr>
      </w:pPr>
      <w:r>
        <w:rPr>
          <w:rFonts w:hint="eastAsia" w:ascii="Times New Roman" w:hAnsi="Times New Roman" w:eastAsia="黑体"/>
          <w:b/>
          <w:sz w:val="24"/>
        </w:rPr>
        <w:t>第十一条不可抗力</w:t>
      </w:r>
    </w:p>
    <w:p w14:paraId="5B265775">
      <w:pPr>
        <w:pStyle w:val="5"/>
        <w:spacing w:line="500" w:lineRule="exact"/>
      </w:pPr>
    </w:p>
    <w:p w14:paraId="7F77EFC3">
      <w:pPr>
        <w:pStyle w:val="5"/>
        <w:spacing w:line="500" w:lineRule="exact"/>
      </w:pPr>
      <w:r>
        <w:t>1</w:t>
      </w:r>
      <w:r>
        <w:rPr>
          <w:rFonts w:hint="eastAsia"/>
        </w:rPr>
        <w:t>1.</w:t>
      </w:r>
      <w:r>
        <w:t>1</w:t>
      </w:r>
      <w:r>
        <w:rPr>
          <w:rFonts w:hint="eastAsia"/>
        </w:rPr>
        <w:t>因地震、台风、水灾、火灾、战争以及其它不可抗力造成任何一方财产损失的，另一方不承担赔偿责任。</w:t>
      </w:r>
    </w:p>
    <w:p w14:paraId="4513D61A">
      <w:pPr>
        <w:pStyle w:val="5"/>
        <w:spacing w:line="500" w:lineRule="exact"/>
      </w:pPr>
      <w:r>
        <w:rPr>
          <w:rFonts w:hint="eastAsia"/>
        </w:rPr>
        <w:t>11.</w:t>
      </w:r>
      <w:r>
        <w:t xml:space="preserve">2 </w:t>
      </w:r>
      <w:r>
        <w:rPr>
          <w:rFonts w:hint="eastAsia"/>
        </w:rPr>
        <w:t>当发生不可抗力事件时，乙方首先应在其能力范围内采取有效措施，防止该物业及设备、设施、装修等的损失的扩大，同时乙方应在该等事件发生后24小时内及时通知甲方和物业服务公司。因乙方未尽此义务而造成甲方财产损失的，乙方应对扩大的损失承担赔偿责任。</w:t>
      </w:r>
    </w:p>
    <w:p w14:paraId="534C4A49">
      <w:pPr>
        <w:pStyle w:val="5"/>
        <w:spacing w:line="500" w:lineRule="exact"/>
      </w:pPr>
      <w:r>
        <w:rPr>
          <w:rFonts w:hint="eastAsia"/>
        </w:rPr>
        <w:t>11.3  非由甲方原因造成的</w:t>
      </w:r>
      <w:r>
        <w:rPr>
          <w:rFonts w:hint="eastAsia"/>
          <w:lang w:eastAsia="zh-CN"/>
        </w:rPr>
        <w:t>该物业</w:t>
      </w:r>
      <w:r>
        <w:rPr>
          <w:rFonts w:hint="eastAsia"/>
        </w:rPr>
        <w:t>的供水（若有）、供电或空调服务停止或该大楼的任何公共设施停止运作，甲方不对乙方或任何其他人承担法律责任。</w:t>
      </w:r>
    </w:p>
    <w:p w14:paraId="108C80F9">
      <w:pPr>
        <w:pStyle w:val="22"/>
        <w:spacing w:before="0" w:beforeAutospacing="0" w:after="0" w:afterAutospacing="0" w:line="500" w:lineRule="exact"/>
        <w:jc w:val="both"/>
        <w:rPr>
          <w:rFonts w:ascii="Times New Roman" w:hAnsi="Times New Roman"/>
          <w:sz w:val="24"/>
        </w:rPr>
      </w:pPr>
    </w:p>
    <w:p w14:paraId="403BFA38">
      <w:pPr>
        <w:pStyle w:val="22"/>
        <w:spacing w:before="0" w:beforeAutospacing="0" w:after="0" w:afterAutospacing="0" w:line="500" w:lineRule="exact"/>
        <w:jc w:val="both"/>
        <w:rPr>
          <w:rFonts w:ascii="Times New Roman" w:hAnsi="Times New Roman" w:eastAsia="黑体"/>
          <w:b/>
          <w:sz w:val="24"/>
        </w:rPr>
      </w:pPr>
      <w:r>
        <w:rPr>
          <w:rFonts w:hint="eastAsia" w:ascii="Times New Roman" w:hAnsi="Times New Roman" w:eastAsia="黑体"/>
          <w:b/>
          <w:sz w:val="24"/>
        </w:rPr>
        <w:t>第十二条转租和转让</w:t>
      </w:r>
    </w:p>
    <w:p w14:paraId="5615BEC6">
      <w:pPr>
        <w:pStyle w:val="5"/>
        <w:spacing w:line="500" w:lineRule="exact"/>
      </w:pPr>
    </w:p>
    <w:p w14:paraId="2AA73F6C">
      <w:pPr>
        <w:pStyle w:val="5"/>
        <w:spacing w:line="500" w:lineRule="exact"/>
      </w:pPr>
      <w:r>
        <w:rPr>
          <w:highlight w:val="none"/>
        </w:rPr>
        <w:t>1</w:t>
      </w:r>
      <w:r>
        <w:rPr>
          <w:rFonts w:hint="eastAsia"/>
          <w:highlight w:val="none"/>
        </w:rPr>
        <w:t>2.</w:t>
      </w:r>
      <w:r>
        <w:rPr>
          <w:highlight w:val="none"/>
        </w:rPr>
        <w:t>1</w:t>
      </w:r>
      <w:r>
        <w:rPr>
          <w:rFonts w:hint="eastAsia"/>
        </w:rPr>
        <w:t>乙方在租赁期内不得将该物业全部或部分转租给第三人。</w:t>
      </w:r>
    </w:p>
    <w:p w14:paraId="21CB438F">
      <w:pPr>
        <w:pStyle w:val="5"/>
        <w:spacing w:line="500" w:lineRule="exact"/>
      </w:pPr>
    </w:p>
    <w:p w14:paraId="028832F9">
      <w:pPr>
        <w:pStyle w:val="5"/>
        <w:spacing w:line="500" w:lineRule="exact"/>
        <w:ind w:firstLine="0" w:firstLineChars="0"/>
        <w:rPr>
          <w:rFonts w:eastAsia="黑体"/>
          <w:b/>
        </w:rPr>
      </w:pPr>
      <w:r>
        <w:rPr>
          <w:rFonts w:hint="eastAsia" w:eastAsia="黑体"/>
          <w:b/>
        </w:rPr>
        <w:t>第十三条终止合同的条件</w:t>
      </w:r>
      <w:r>
        <w:rPr>
          <w:rFonts w:eastAsia="黑体"/>
          <w:b/>
        </w:rPr>
        <w:t> </w:t>
      </w:r>
    </w:p>
    <w:p w14:paraId="51C9A1FD">
      <w:pPr>
        <w:pStyle w:val="5"/>
        <w:spacing w:line="500" w:lineRule="exact"/>
      </w:pPr>
    </w:p>
    <w:p w14:paraId="0310E60D">
      <w:pPr>
        <w:pStyle w:val="5"/>
        <w:spacing w:line="500" w:lineRule="exact"/>
      </w:pPr>
      <w:r>
        <w:t>1</w:t>
      </w:r>
      <w:r>
        <w:rPr>
          <w:rFonts w:hint="eastAsia"/>
        </w:rPr>
        <w:t>3.</w:t>
      </w:r>
      <w:r>
        <w:t xml:space="preserve">1 </w:t>
      </w:r>
      <w:r>
        <w:rPr>
          <w:rFonts w:hint="eastAsia"/>
        </w:rPr>
        <w:t>双方同意，租赁期内发生下列任一情形的，本合同自动终止，双方互不承担责任：</w:t>
      </w:r>
      <w:r>
        <w:t> </w:t>
      </w:r>
    </w:p>
    <w:p w14:paraId="56A762C6">
      <w:pPr>
        <w:pStyle w:val="5"/>
        <w:spacing w:line="500" w:lineRule="exact"/>
      </w:pPr>
      <w:r>
        <w:t>1</w:t>
      </w:r>
      <w:r>
        <w:rPr>
          <w:rFonts w:hint="eastAsia"/>
        </w:rPr>
        <w:t>3.1.1 该物业占用范围内的土地使用权被政府依法提前收回的；</w:t>
      </w:r>
    </w:p>
    <w:p w14:paraId="4B5C5E8F">
      <w:pPr>
        <w:pStyle w:val="5"/>
        <w:spacing w:line="500" w:lineRule="exact"/>
      </w:pPr>
      <w:r>
        <w:t>1</w:t>
      </w:r>
      <w:r>
        <w:rPr>
          <w:rFonts w:hint="eastAsia"/>
        </w:rPr>
        <w:t>3.1.</w:t>
      </w:r>
      <w:r>
        <w:t>2</w:t>
      </w:r>
      <w:r>
        <w:rPr>
          <w:rFonts w:hint="eastAsia"/>
        </w:rPr>
        <w:t>该物业因社会公共利益或城市建设需要被政府依法征用的；</w:t>
      </w:r>
      <w:r>
        <w:t> </w:t>
      </w:r>
    </w:p>
    <w:p w14:paraId="42E77DE6">
      <w:pPr>
        <w:pStyle w:val="5"/>
        <w:spacing w:line="500" w:lineRule="exact"/>
      </w:pPr>
      <w:r>
        <w:t>1</w:t>
      </w:r>
      <w:r>
        <w:rPr>
          <w:rFonts w:hint="eastAsia"/>
        </w:rPr>
        <w:t>3.1.</w:t>
      </w:r>
      <w:r>
        <w:t>3</w:t>
      </w:r>
      <w:r>
        <w:rPr>
          <w:rFonts w:hint="eastAsia"/>
        </w:rPr>
        <w:t>该物业甲、乙方原因毁损并将危及乙方安全、灭失或者被鉴定为危险物业的。</w:t>
      </w:r>
    </w:p>
    <w:p w14:paraId="5872D321">
      <w:pPr>
        <w:pStyle w:val="5"/>
        <w:spacing w:line="500" w:lineRule="exact"/>
      </w:pPr>
      <w:r>
        <w:t>1</w:t>
      </w:r>
      <w:r>
        <w:rPr>
          <w:rFonts w:hint="eastAsia"/>
        </w:rPr>
        <w:t>3.</w:t>
      </w:r>
      <w:r>
        <w:t>2</w:t>
      </w:r>
      <w:r>
        <w:rPr>
          <w:rFonts w:hint="eastAsia"/>
        </w:rPr>
        <w:t>双方同意，发生下列任一情形的，守约方可书面通知违约方单方终止本合同：</w:t>
      </w:r>
    </w:p>
    <w:p w14:paraId="5F9A413F">
      <w:pPr>
        <w:pStyle w:val="5"/>
        <w:spacing w:line="500" w:lineRule="exact"/>
      </w:pPr>
      <w:r>
        <w:t>1</w:t>
      </w:r>
      <w:r>
        <w:rPr>
          <w:rFonts w:hint="eastAsia"/>
        </w:rPr>
        <w:t>3.</w:t>
      </w:r>
      <w:r>
        <w:t>2</w:t>
      </w:r>
      <w:r>
        <w:rPr>
          <w:rFonts w:hint="eastAsia"/>
        </w:rPr>
        <w:t>.1 甲方交付的物业存在建筑工程质量问题，经政府有关部门认定危及乙方安全的；</w:t>
      </w:r>
      <w:r>
        <w:t> </w:t>
      </w:r>
    </w:p>
    <w:p w14:paraId="2DBCCBD1">
      <w:pPr>
        <w:pStyle w:val="5"/>
        <w:spacing w:line="500" w:lineRule="exact"/>
      </w:pPr>
      <w:r>
        <w:t>1</w:t>
      </w:r>
      <w:r>
        <w:rPr>
          <w:rFonts w:hint="eastAsia"/>
        </w:rPr>
        <w:t>3.</w:t>
      </w:r>
      <w:r>
        <w:t>2</w:t>
      </w:r>
      <w:r>
        <w:rPr>
          <w:rFonts w:hint="eastAsia"/>
        </w:rPr>
        <w:t>.2 乙方未征得甲方书面同意改变物业用途，或利用该物业从事非法活动的；</w:t>
      </w:r>
      <w:r>
        <w:t> </w:t>
      </w:r>
    </w:p>
    <w:p w14:paraId="35F8CCFF">
      <w:pPr>
        <w:pStyle w:val="5"/>
        <w:spacing w:line="500" w:lineRule="exact"/>
      </w:pPr>
      <w:r>
        <w:t>1</w:t>
      </w:r>
      <w:r>
        <w:rPr>
          <w:rFonts w:hint="eastAsia"/>
        </w:rPr>
        <w:t>3.</w:t>
      </w:r>
      <w:r>
        <w:t>2</w:t>
      </w:r>
      <w:r>
        <w:rPr>
          <w:rFonts w:hint="eastAsia"/>
        </w:rPr>
        <w:t>.3 因乙方原因造成物业主体结构损坏的；</w:t>
      </w:r>
    </w:p>
    <w:p w14:paraId="2419D4A4">
      <w:pPr>
        <w:pStyle w:val="5"/>
        <w:spacing w:line="500" w:lineRule="exact"/>
      </w:pPr>
      <w:r>
        <w:t>1</w:t>
      </w:r>
      <w:r>
        <w:rPr>
          <w:rFonts w:hint="eastAsia"/>
        </w:rPr>
        <w:t>3.</w:t>
      </w:r>
      <w:r>
        <w:t>2</w:t>
      </w:r>
      <w:r>
        <w:rPr>
          <w:rFonts w:hint="eastAsia"/>
        </w:rPr>
        <w:t>.4 乙方擅自转租该物业或与他人交换各自承租的物业的；</w:t>
      </w:r>
    </w:p>
    <w:p w14:paraId="2C0FC434">
      <w:pPr>
        <w:pStyle w:val="5"/>
        <w:spacing w:line="500" w:lineRule="exact"/>
      </w:pPr>
      <w:r>
        <w:t>1</w:t>
      </w:r>
      <w:r>
        <w:rPr>
          <w:rFonts w:hint="eastAsia"/>
        </w:rPr>
        <w:t>3.</w:t>
      </w:r>
      <w:r>
        <w:t>2</w:t>
      </w:r>
      <w:r>
        <w:rPr>
          <w:rFonts w:hint="eastAsia"/>
        </w:rPr>
        <w:t>.5 乙方逾期不支付租金，时间累计超过30天；</w:t>
      </w:r>
    </w:p>
    <w:p w14:paraId="47C3AB0D">
      <w:pPr>
        <w:pStyle w:val="5"/>
        <w:spacing w:line="500" w:lineRule="exact"/>
      </w:pPr>
      <w:r>
        <w:t>1</w:t>
      </w:r>
      <w:r>
        <w:rPr>
          <w:rFonts w:hint="eastAsia"/>
        </w:rPr>
        <w:t>3.</w:t>
      </w:r>
      <w:r>
        <w:t>2</w:t>
      </w:r>
      <w:r>
        <w:rPr>
          <w:rFonts w:hint="eastAsia"/>
        </w:rPr>
        <w:t>.6 乙方逾期不支付公用事业费及物业服务费，时间累计超过30天，甲方被要求垫付的；</w:t>
      </w:r>
    </w:p>
    <w:p w14:paraId="482770AA">
      <w:pPr>
        <w:pStyle w:val="5"/>
        <w:spacing w:line="500" w:lineRule="exact"/>
      </w:pPr>
      <w:r>
        <w:t>1</w:t>
      </w:r>
      <w:r>
        <w:rPr>
          <w:rFonts w:hint="eastAsia"/>
        </w:rPr>
        <w:t>3.</w:t>
      </w:r>
      <w:r>
        <w:t>2</w:t>
      </w:r>
      <w:r>
        <w:rPr>
          <w:rFonts w:hint="eastAsia"/>
        </w:rPr>
        <w:t>.7 乙方逾期不支付或不补足租赁保证金差额，时间累计超过30天；</w:t>
      </w:r>
    </w:p>
    <w:p w14:paraId="4A06888D">
      <w:pPr>
        <w:pStyle w:val="5"/>
        <w:spacing w:line="500" w:lineRule="exact"/>
      </w:pPr>
      <w:r>
        <w:rPr>
          <w:rFonts w:hint="eastAsia"/>
        </w:rPr>
        <w:t>发生以上情形的，自守约方将终止合同通知书送达违约方之日起本合同即行终止。</w:t>
      </w:r>
    </w:p>
    <w:p w14:paraId="2823A48D">
      <w:pPr>
        <w:pStyle w:val="22"/>
        <w:spacing w:before="0" w:beforeAutospacing="0" w:after="0" w:afterAutospacing="0" w:line="500" w:lineRule="exact"/>
        <w:jc w:val="both"/>
        <w:rPr>
          <w:rFonts w:ascii="Times New Roman" w:hAnsi="Times New Roman"/>
          <w:sz w:val="24"/>
        </w:rPr>
      </w:pPr>
    </w:p>
    <w:p w14:paraId="2E6D3F6D">
      <w:pPr>
        <w:pStyle w:val="22"/>
        <w:spacing w:before="0" w:beforeAutospacing="0" w:after="0" w:afterAutospacing="0" w:line="500" w:lineRule="exact"/>
        <w:jc w:val="both"/>
        <w:rPr>
          <w:rFonts w:ascii="Times New Roman" w:hAnsi="Times New Roman" w:eastAsia="黑体"/>
          <w:b/>
          <w:sz w:val="24"/>
        </w:rPr>
      </w:pPr>
      <w:r>
        <w:rPr>
          <w:rFonts w:hint="eastAsia" w:ascii="Times New Roman" w:hAnsi="Times New Roman" w:eastAsia="黑体"/>
          <w:b/>
          <w:sz w:val="24"/>
        </w:rPr>
        <w:t>第十四条违约责任</w:t>
      </w:r>
    </w:p>
    <w:p w14:paraId="6188AA8A">
      <w:pPr>
        <w:pStyle w:val="5"/>
        <w:spacing w:line="500" w:lineRule="exact"/>
      </w:pPr>
    </w:p>
    <w:p w14:paraId="00D71ECA">
      <w:pPr>
        <w:pStyle w:val="5"/>
        <w:spacing w:line="500" w:lineRule="exact"/>
      </w:pPr>
      <w:r>
        <w:rPr>
          <w:rFonts w:hint="eastAsia"/>
        </w:rPr>
        <w:t>14.1  乙方逾期支付租金、水费、电费、空调能耗费等费用的：</w:t>
      </w:r>
    </w:p>
    <w:p w14:paraId="2564EDF3">
      <w:pPr>
        <w:pStyle w:val="5"/>
        <w:spacing w:line="500" w:lineRule="exact"/>
      </w:pPr>
      <w:r>
        <w:rPr>
          <w:rFonts w:hint="eastAsia"/>
        </w:rPr>
        <w:t>14.1.1 逾期7日内（不含7日）全额支付的，免违约金；</w:t>
      </w:r>
    </w:p>
    <w:p w14:paraId="790BD6AD">
      <w:pPr>
        <w:pStyle w:val="5"/>
        <w:spacing w:line="500" w:lineRule="exact"/>
      </w:pPr>
      <w:r>
        <w:rPr>
          <w:rFonts w:hint="eastAsia"/>
        </w:rPr>
        <w:t>14.1.2 逾期超过7日（含7日），乙方每逾期一日，应另行支付应付未付款项每日万分之三的违约金；</w:t>
      </w:r>
    </w:p>
    <w:p w14:paraId="7A113074">
      <w:pPr>
        <w:pStyle w:val="5"/>
        <w:spacing w:line="500" w:lineRule="exact"/>
      </w:pPr>
      <w:r>
        <w:rPr>
          <w:rFonts w:hint="eastAsia"/>
        </w:rPr>
        <w:t>14.1.3 逾期超过14日（含14日），除乙方应承担14.1.2款项下的违约金外，甲方有权要求物业服务公司停止供应水、电、中央空调或天际大厦办公大楼内之其他设施及服务。</w:t>
      </w:r>
    </w:p>
    <w:p w14:paraId="1D17D574">
      <w:pPr>
        <w:pStyle w:val="5"/>
        <w:spacing w:line="500" w:lineRule="exact"/>
      </w:pPr>
      <w:r>
        <w:rPr>
          <w:rFonts w:hint="eastAsia"/>
        </w:rPr>
        <w:t>甲方在本条项下采取任何措施，不影响甲方向乙方收取租金及任何费用的权利。</w:t>
      </w:r>
    </w:p>
    <w:p w14:paraId="45CFE372">
      <w:pPr>
        <w:pStyle w:val="5"/>
        <w:spacing w:line="500" w:lineRule="exact"/>
      </w:pPr>
      <w:r>
        <w:t>1</w:t>
      </w:r>
      <w:r>
        <w:rPr>
          <w:rFonts w:hint="eastAsia"/>
        </w:rPr>
        <w:t>4.2 乙方未征得甲方及物业服务公司书面同意或者超出甲方及物业服务公司书面同意的范围和要求装修物业或者增设附属设施的，甲方有权要求乙方恢复物业原状并赔偿损失；乙方在合理期限后仍未恢复原状的，甲方有权自行或委托第三方予以恢复，全部费用由乙方承担。</w:t>
      </w:r>
    </w:p>
    <w:p w14:paraId="1C313375">
      <w:pPr>
        <w:pStyle w:val="5"/>
        <w:spacing w:line="500" w:lineRule="exact"/>
      </w:pPr>
      <w:r>
        <w:t>1</w:t>
      </w:r>
      <w:r>
        <w:rPr>
          <w:rFonts w:hint="eastAsia"/>
        </w:rPr>
        <w:t>4.3 租赁期间，非因本合同约定原因，甲方提前终止本合同，或乙方根据13.2.1提前终止本合同的，甲方应向乙方支付等额于三个月的当期租金作为违约金。</w:t>
      </w:r>
    </w:p>
    <w:p w14:paraId="75514579">
      <w:pPr>
        <w:pStyle w:val="5"/>
        <w:spacing w:line="500" w:lineRule="exact"/>
      </w:pPr>
      <w:r>
        <w:t>1</w:t>
      </w:r>
      <w:r>
        <w:rPr>
          <w:rFonts w:hint="eastAsia"/>
        </w:rPr>
        <w:t>4.4 租赁期间，非因本合同约定原因，乙方提前终止本合同的，或甲方根据13.2.2至13.2.7提前终止本合同的，乙方应向甲方支付等额于三个月的当期租金作为违约金。甲方有权从租赁保证金中直接予以扣除，如有不足，乙方应予补足。</w:t>
      </w:r>
      <w:r>
        <w:t> </w:t>
      </w:r>
    </w:p>
    <w:p w14:paraId="3666EAAA">
      <w:pPr>
        <w:pStyle w:val="5"/>
        <w:spacing w:line="500" w:lineRule="exact"/>
      </w:pPr>
      <w:r>
        <w:t>1</w:t>
      </w:r>
      <w:r>
        <w:rPr>
          <w:rFonts w:hint="eastAsia"/>
        </w:rPr>
        <w:t>4.5  除甲方同意乙方续租外，乙方应在本合同的租期届满之日返还该物业。未经甲方同意逾期返还物业的，每逾期一日，乙方应按日租金的二倍向甲方支付该物业占用期间的使用费，并赔偿甲方因逾期收回物业而遭受的其他损失。本条约定不影响甲方根据本合同第十一条行使有关权利。</w:t>
      </w:r>
    </w:p>
    <w:p w14:paraId="5977FCB1">
      <w:pPr>
        <w:pStyle w:val="22"/>
        <w:spacing w:before="0" w:beforeAutospacing="0" w:after="0" w:afterAutospacing="0" w:line="500" w:lineRule="exact"/>
        <w:jc w:val="both"/>
        <w:rPr>
          <w:rFonts w:ascii="Times New Roman" w:hAnsi="Times New Roman" w:eastAsia="黑体"/>
          <w:b/>
          <w:sz w:val="24"/>
        </w:rPr>
      </w:pPr>
    </w:p>
    <w:p w14:paraId="6946A2E0">
      <w:pPr>
        <w:pStyle w:val="22"/>
        <w:spacing w:before="0" w:beforeAutospacing="0" w:after="0" w:afterAutospacing="0" w:line="500" w:lineRule="exact"/>
        <w:jc w:val="both"/>
        <w:rPr>
          <w:rFonts w:ascii="Times New Roman" w:hAnsi="Times New Roman" w:eastAsia="黑体"/>
          <w:b/>
          <w:sz w:val="24"/>
        </w:rPr>
      </w:pPr>
      <w:r>
        <w:rPr>
          <w:rFonts w:hint="eastAsia" w:ascii="Times New Roman" w:hAnsi="Times New Roman" w:eastAsia="黑体"/>
          <w:b/>
          <w:sz w:val="24"/>
        </w:rPr>
        <w:t>第十五条法律适用及争议解决</w:t>
      </w:r>
    </w:p>
    <w:p w14:paraId="1A97DC9E">
      <w:pPr>
        <w:pStyle w:val="5"/>
        <w:spacing w:line="500" w:lineRule="exact"/>
      </w:pPr>
    </w:p>
    <w:p w14:paraId="0201789F">
      <w:pPr>
        <w:pStyle w:val="5"/>
        <w:spacing w:line="500" w:lineRule="exact"/>
      </w:pPr>
      <w:r>
        <w:t>1</w:t>
      </w:r>
      <w:r>
        <w:rPr>
          <w:rFonts w:hint="eastAsia"/>
        </w:rPr>
        <w:t>5.1  本合同依中华人民共和国法律进行解释。</w:t>
      </w:r>
    </w:p>
    <w:p w14:paraId="70135CEE">
      <w:pPr>
        <w:pStyle w:val="5"/>
        <w:spacing w:line="500" w:lineRule="exact"/>
      </w:pPr>
      <w:r>
        <w:t>1</w:t>
      </w:r>
      <w:r>
        <w:rPr>
          <w:rFonts w:hint="eastAsia"/>
        </w:rPr>
        <w:t>5.</w:t>
      </w:r>
      <w:r>
        <w:t>2</w:t>
      </w:r>
      <w:r>
        <w:rPr>
          <w:rFonts w:hint="eastAsia"/>
        </w:rPr>
        <w:t>双方因履行本合同发生的任何纠纷，应首先通过协商解决；协商不成的，应依法向</w:t>
      </w:r>
      <w:r>
        <w:rPr>
          <w:rFonts w:hint="eastAsia"/>
          <w:lang w:eastAsia="zh-CN"/>
        </w:rPr>
        <w:t>该物业</w:t>
      </w:r>
      <w:r>
        <w:rPr>
          <w:rFonts w:hint="eastAsia"/>
        </w:rPr>
        <w:t>所在地人民法院起诉。</w:t>
      </w:r>
    </w:p>
    <w:p w14:paraId="3FF351E0">
      <w:pPr>
        <w:pStyle w:val="5"/>
        <w:spacing w:line="500" w:lineRule="exact"/>
        <w:ind w:firstLine="0" w:firstLineChars="0"/>
      </w:pPr>
    </w:p>
    <w:p w14:paraId="52BB72B7">
      <w:pPr>
        <w:pStyle w:val="22"/>
        <w:spacing w:before="0" w:beforeAutospacing="0" w:after="0" w:afterAutospacing="0" w:line="500" w:lineRule="exact"/>
        <w:jc w:val="both"/>
        <w:rPr>
          <w:rFonts w:ascii="Times New Roman" w:hAnsi="Times New Roman" w:eastAsia="黑体"/>
          <w:b/>
          <w:sz w:val="24"/>
        </w:rPr>
      </w:pPr>
      <w:r>
        <w:rPr>
          <w:rFonts w:hint="eastAsia" w:ascii="Times New Roman" w:hAnsi="Times New Roman" w:eastAsia="黑体"/>
          <w:b/>
          <w:sz w:val="24"/>
        </w:rPr>
        <w:t>第十六条合同的生效</w:t>
      </w:r>
    </w:p>
    <w:p w14:paraId="2354FA21">
      <w:pPr>
        <w:pStyle w:val="5"/>
        <w:spacing w:line="500" w:lineRule="exact"/>
        <w:ind w:firstLine="0" w:firstLineChars="0"/>
      </w:pPr>
    </w:p>
    <w:p w14:paraId="79432D9F">
      <w:pPr>
        <w:pStyle w:val="5"/>
        <w:spacing w:line="500" w:lineRule="exact"/>
      </w:pPr>
      <w:r>
        <w:rPr>
          <w:rFonts w:hint="eastAsia"/>
        </w:rPr>
        <w:t>本合同自双方授权代表签字、加盖印章，并在乙方全额交纳租赁保证金后生效。</w:t>
      </w:r>
    </w:p>
    <w:p w14:paraId="22ABD521">
      <w:pPr>
        <w:pStyle w:val="5"/>
        <w:spacing w:line="500" w:lineRule="exact"/>
        <w:ind w:firstLine="0" w:firstLineChars="0"/>
      </w:pPr>
    </w:p>
    <w:p w14:paraId="18B0B384">
      <w:pPr>
        <w:pStyle w:val="5"/>
        <w:spacing w:line="500" w:lineRule="exact"/>
        <w:ind w:firstLine="0" w:firstLineChars="0"/>
      </w:pPr>
    </w:p>
    <w:p w14:paraId="004B0A75">
      <w:pPr>
        <w:pStyle w:val="5"/>
        <w:spacing w:line="500" w:lineRule="exact"/>
        <w:ind w:firstLine="0" w:firstLineChars="0"/>
      </w:pPr>
    </w:p>
    <w:p w14:paraId="5FA545A0">
      <w:pPr>
        <w:pStyle w:val="22"/>
        <w:spacing w:before="0" w:beforeAutospacing="0" w:after="0" w:afterAutospacing="0" w:line="500" w:lineRule="exact"/>
        <w:jc w:val="both"/>
        <w:rPr>
          <w:rFonts w:ascii="Times New Roman" w:hAnsi="Times New Roman" w:eastAsia="黑体"/>
          <w:b/>
          <w:sz w:val="24"/>
        </w:rPr>
      </w:pPr>
      <w:r>
        <w:rPr>
          <w:rFonts w:hint="eastAsia" w:ascii="Times New Roman" w:hAnsi="Times New Roman" w:eastAsia="黑体"/>
          <w:b/>
          <w:sz w:val="24"/>
        </w:rPr>
        <w:t>第十七条保密条款</w:t>
      </w:r>
    </w:p>
    <w:p w14:paraId="041F184A">
      <w:pPr>
        <w:pStyle w:val="5"/>
        <w:spacing w:line="500" w:lineRule="exact"/>
      </w:pPr>
    </w:p>
    <w:p w14:paraId="1CC3F474">
      <w:pPr>
        <w:pStyle w:val="5"/>
        <w:spacing w:line="500" w:lineRule="exact"/>
      </w:pPr>
      <w:r>
        <w:rPr>
          <w:rFonts w:hint="eastAsia"/>
        </w:rPr>
        <w:t>双方同意，未经对方书面同意，任何一方不得将本合同主要条款（包括但不限于租金条款、支付条款等），以及因履行本合同而获悉的对方的其他商业秘密，向非合同方透露，但双方股东、律师、借贷银行及根据中国法律、法规之规定必须透露的除外，但应确保该等知悉人员遵守本条款项下的保密义务。</w:t>
      </w:r>
    </w:p>
    <w:p w14:paraId="2BC20E84">
      <w:pPr>
        <w:pStyle w:val="5"/>
        <w:spacing w:line="500" w:lineRule="exact"/>
      </w:pPr>
    </w:p>
    <w:p w14:paraId="36234998">
      <w:pPr>
        <w:pStyle w:val="5"/>
        <w:spacing w:line="500" w:lineRule="exact"/>
      </w:pPr>
    </w:p>
    <w:p w14:paraId="3AA8CE90">
      <w:pPr>
        <w:pStyle w:val="22"/>
        <w:spacing w:before="0" w:beforeAutospacing="0" w:after="0" w:afterAutospacing="0" w:line="500" w:lineRule="exact"/>
        <w:jc w:val="both"/>
        <w:rPr>
          <w:rFonts w:ascii="Times New Roman" w:hAnsi="Times New Roman" w:eastAsia="黑体"/>
          <w:b/>
          <w:sz w:val="24"/>
        </w:rPr>
      </w:pPr>
      <w:r>
        <w:rPr>
          <w:rFonts w:hint="eastAsia" w:ascii="Times New Roman" w:hAnsi="Times New Roman" w:eastAsia="黑体"/>
          <w:b/>
          <w:sz w:val="24"/>
        </w:rPr>
        <w:t>第十八条其他</w:t>
      </w:r>
    </w:p>
    <w:p w14:paraId="204DB061">
      <w:pPr>
        <w:autoSpaceDE w:val="0"/>
        <w:autoSpaceDN w:val="0"/>
        <w:adjustRightInd w:val="0"/>
        <w:spacing w:line="500" w:lineRule="exact"/>
        <w:ind w:firstLine="480" w:firstLineChars="200"/>
      </w:pPr>
    </w:p>
    <w:p w14:paraId="6D0AB4A0">
      <w:pPr>
        <w:autoSpaceDE w:val="0"/>
        <w:autoSpaceDN w:val="0"/>
        <w:adjustRightInd w:val="0"/>
        <w:spacing w:line="500" w:lineRule="exact"/>
        <w:ind w:firstLine="480" w:firstLineChars="200"/>
      </w:pPr>
      <w:r>
        <w:rPr>
          <w:rFonts w:hint="eastAsia"/>
          <w:color w:val="000000"/>
        </w:rPr>
        <w:t xml:space="preserve">18.1  </w:t>
      </w:r>
      <w:r>
        <w:rPr>
          <w:rFonts w:hint="eastAsia"/>
          <w:bCs/>
          <w:color w:val="000000"/>
        </w:rPr>
        <w:t>甲方有权将天际大厦物业（包含本合同项下出租给乙方的物业）出售或转让、抵押给一家或多家实体，也可能将本合同项下的全部权利义务转让给一家或多家实体，或者将天际大厦物业（包含本合同项下出租给乙方的物业）委托给第三方经营管理或整体出租给第三方进行统一转租经营，并由买受人或受让人或受托人或其他方继受甲方在本合同项下的全部权利义务，继续将本合同项下该</w:t>
      </w:r>
      <w:r>
        <w:rPr>
          <w:rFonts w:hint="eastAsia"/>
          <w:bCs/>
          <w:color w:val="000000"/>
          <w:lang w:eastAsia="zh-CN"/>
        </w:rPr>
        <w:t>该物业</w:t>
      </w:r>
      <w:r>
        <w:rPr>
          <w:rFonts w:hint="eastAsia"/>
          <w:bCs/>
          <w:color w:val="000000"/>
        </w:rPr>
        <w:t>出租或转租给乙方使用。在</w:t>
      </w:r>
      <w:r>
        <w:rPr>
          <w:rFonts w:hint="eastAsia"/>
          <w:color w:val="000000"/>
        </w:rPr>
        <w:t>甲方确保</w:t>
      </w:r>
      <w:r>
        <w:rPr>
          <w:rFonts w:hint="eastAsia"/>
          <w:color w:val="000000"/>
          <w:lang w:eastAsia="zh-CN"/>
        </w:rPr>
        <w:t>该物业</w:t>
      </w:r>
      <w:r>
        <w:rPr>
          <w:rFonts w:hint="eastAsia"/>
          <w:color w:val="000000"/>
        </w:rPr>
        <w:t>的所有权或者物业的经营主体或出租方主体或租赁关系的性质无论因任何原因而发生任何变动（包括但不限于现有抵押权人实现抵押权）均不会影响乙方基于本</w:t>
      </w:r>
      <w:r>
        <w:rPr>
          <w:rFonts w:hint="eastAsia"/>
          <w:bCs/>
          <w:color w:val="000000"/>
        </w:rPr>
        <w:t>合同</w:t>
      </w:r>
      <w:r>
        <w:rPr>
          <w:rFonts w:hint="eastAsia"/>
          <w:color w:val="000000"/>
        </w:rPr>
        <w:t>而享有的承租人权利和利益得前提下，乙方在此同意并承诺放弃优先购买权；且在甲方通知变更出租方主体单位后，乙方将确认甲方新指定的单位为本</w:t>
      </w:r>
      <w:r>
        <w:rPr>
          <w:rFonts w:hint="eastAsia"/>
          <w:bCs/>
          <w:color w:val="000000"/>
        </w:rPr>
        <w:t>合同</w:t>
      </w:r>
      <w:r>
        <w:rPr>
          <w:rFonts w:hint="eastAsia"/>
          <w:color w:val="000000"/>
        </w:rPr>
        <w:t>的出租方，且同意根据甲方的要求</w:t>
      </w:r>
      <w:r>
        <w:rPr>
          <w:rFonts w:hint="eastAsia"/>
        </w:rPr>
        <w:t>将本</w:t>
      </w:r>
      <w:r>
        <w:rPr>
          <w:rFonts w:hint="eastAsia"/>
          <w:bCs/>
        </w:rPr>
        <w:t>合同</w:t>
      </w:r>
      <w:r>
        <w:rPr>
          <w:rFonts w:hint="eastAsia"/>
        </w:rPr>
        <w:t>的租赁关系变更为新的租赁关系或转租关系同意在相关情形发生后签署所必需的相关确认文件，并对甲方的行为无任何异议。若乙方未遵守和履行相关承诺和保证的，甲方有权提前解除本</w:t>
      </w:r>
      <w:r>
        <w:rPr>
          <w:rFonts w:hint="eastAsia"/>
          <w:bCs/>
        </w:rPr>
        <w:t>合同</w:t>
      </w:r>
      <w:r>
        <w:rPr>
          <w:rFonts w:hint="eastAsia"/>
        </w:rPr>
        <w:t>并无需向乙方赔偿任</w:t>
      </w:r>
      <w:r>
        <w:rPr>
          <w:rFonts w:hint="eastAsia"/>
          <w:sz w:val="28"/>
          <w:szCs w:val="28"/>
        </w:rPr>
        <w:t>何</w:t>
      </w:r>
      <w:r>
        <w:rPr>
          <w:rFonts w:hint="eastAsia"/>
        </w:rPr>
        <w:t>损失。</w:t>
      </w:r>
    </w:p>
    <w:p w14:paraId="1726B52A">
      <w:pPr>
        <w:pStyle w:val="5"/>
        <w:spacing w:line="500" w:lineRule="exact"/>
        <w:rPr>
          <w:color w:val="000000"/>
        </w:rPr>
      </w:pPr>
      <w:r>
        <w:rPr>
          <w:rFonts w:hint="eastAsia"/>
          <w:color w:val="000000"/>
        </w:rPr>
        <w:t>18.2甲方享有排他的随时变更办公大楼名称的权利。</w:t>
      </w:r>
    </w:p>
    <w:p w14:paraId="200D3CB8">
      <w:pPr>
        <w:pStyle w:val="5"/>
        <w:spacing w:line="360" w:lineRule="auto"/>
      </w:pPr>
      <w:r>
        <w:rPr>
          <w:rFonts w:hint="eastAsia"/>
          <w:color w:val="000000"/>
        </w:rPr>
        <w:t>18.3</w:t>
      </w:r>
      <w:r>
        <w:rPr>
          <w:rFonts w:hint="eastAsia"/>
        </w:rPr>
        <w:t>物业出租方依18.1款约定变更甲方指定或授权的第三方时，甲方应向乙方提供该第</w:t>
      </w:r>
      <w:r>
        <w:rPr>
          <w:szCs w:val="21"/>
        </w:rPr>
        <w:t>三方有权代替其与乙方签订租赁</w:t>
      </w:r>
      <w:r>
        <w:rPr>
          <w:rFonts w:hint="eastAsia"/>
          <w:szCs w:val="21"/>
        </w:rPr>
        <w:t>合同</w:t>
      </w:r>
      <w:r>
        <w:rPr>
          <w:rFonts w:hint="eastAsia"/>
        </w:rPr>
        <w:t>的证明文件，不能提供的视为甲方违约，如第三方有任何违约行为，视为甲方违约。</w:t>
      </w:r>
    </w:p>
    <w:p w14:paraId="4AFF65E8">
      <w:pPr>
        <w:pStyle w:val="5"/>
        <w:spacing w:line="500" w:lineRule="exact"/>
      </w:pPr>
      <w:r>
        <w:rPr>
          <w:rFonts w:hint="eastAsia"/>
        </w:rPr>
        <w:t>18.4  甲、乙双方依据本合同得行使之权利，如未予行使，不得解释为该方放弃该项权利。如果其后发生同一情况，该方仍得行使该项权利。</w:t>
      </w:r>
    </w:p>
    <w:p w14:paraId="5E93AB10">
      <w:pPr>
        <w:pStyle w:val="5"/>
        <w:spacing w:line="500" w:lineRule="exact"/>
      </w:pPr>
      <w:r>
        <w:rPr>
          <w:rFonts w:hint="eastAsia"/>
        </w:rPr>
        <w:t>18.5  本合同构成甲、乙双方间之全部合意，并取代任何以往口头或书面之承诺或协商。</w:t>
      </w:r>
    </w:p>
    <w:p w14:paraId="528274F2">
      <w:pPr>
        <w:pStyle w:val="5"/>
        <w:spacing w:line="500" w:lineRule="exact"/>
      </w:pPr>
      <w:r>
        <w:rPr>
          <w:rFonts w:hint="eastAsia"/>
        </w:rPr>
        <w:t>18.6甲乙双方约定以本合同所列明的地址为双方通知的送达地点，若有变更，以变更后的地址为通知送达地点。通知或其他要求均采用书面形式，通知送至一方的办公地址并经签收，或通过邮局、快递公司送至该方的办公室即视为已经送达。</w:t>
      </w:r>
    </w:p>
    <w:p w14:paraId="602D7A33">
      <w:pPr>
        <w:pStyle w:val="5"/>
        <w:spacing w:line="500" w:lineRule="exact"/>
      </w:pPr>
      <w:r>
        <w:rPr>
          <w:rFonts w:hint="eastAsia"/>
        </w:rPr>
        <w:t>18.7  本合同连同附件壹式陆份，甲方执肆份、乙方执贰份，均具有同等法律效力。</w:t>
      </w:r>
    </w:p>
    <w:p w14:paraId="2C3EF129">
      <w:pPr>
        <w:pStyle w:val="22"/>
        <w:spacing w:before="0" w:beforeAutospacing="0" w:after="0" w:afterAutospacing="0" w:line="500" w:lineRule="exact"/>
        <w:jc w:val="center"/>
      </w:pPr>
    </w:p>
    <w:p w14:paraId="2A6531E9">
      <w:pPr>
        <w:pStyle w:val="22"/>
        <w:spacing w:before="0" w:beforeAutospacing="0" w:after="0" w:afterAutospacing="0" w:line="500" w:lineRule="exact"/>
        <w:jc w:val="center"/>
      </w:pPr>
    </w:p>
    <w:p w14:paraId="30AB8D06">
      <w:pPr>
        <w:pStyle w:val="22"/>
        <w:spacing w:before="0" w:beforeAutospacing="0" w:after="0" w:afterAutospacing="0" w:line="360" w:lineRule="auto"/>
        <w:jc w:val="both"/>
        <w:rPr>
          <w:rFonts w:ascii="Times New Roman" w:hAnsi="Times New Roman"/>
          <w:kern w:val="2"/>
          <w:sz w:val="24"/>
          <w:szCs w:val="24"/>
        </w:rPr>
      </w:pPr>
      <w:r>
        <w:rPr>
          <w:rFonts w:hint="eastAsia" w:ascii="Times New Roman" w:hAnsi="Times New Roman"/>
          <w:kern w:val="2"/>
          <w:sz w:val="24"/>
          <w:szCs w:val="24"/>
        </w:rPr>
        <w:t>附件：一、该物业的平面图</w:t>
      </w:r>
    </w:p>
    <w:p w14:paraId="5A637FB8">
      <w:pPr>
        <w:pStyle w:val="22"/>
        <w:spacing w:before="0" w:beforeAutospacing="0" w:after="0" w:afterAutospacing="0" w:line="360" w:lineRule="auto"/>
        <w:ind w:firstLine="720" w:firstLineChars="300"/>
        <w:rPr>
          <w:rFonts w:ascii="Times New Roman" w:hAnsi="Times New Roman"/>
          <w:kern w:val="2"/>
          <w:sz w:val="24"/>
          <w:szCs w:val="24"/>
        </w:rPr>
      </w:pPr>
      <w:r>
        <w:rPr>
          <w:rFonts w:hint="eastAsia" w:ascii="Times New Roman" w:hAnsi="Times New Roman"/>
          <w:kern w:val="2"/>
          <w:sz w:val="24"/>
          <w:szCs w:val="24"/>
        </w:rPr>
        <w:t>二、该处房屋租金明细</w:t>
      </w:r>
    </w:p>
    <w:p w14:paraId="6B0CA5BF">
      <w:pPr>
        <w:spacing w:line="500" w:lineRule="exact"/>
        <w:ind w:firstLine="720" w:firstLineChars="300"/>
        <w:rPr>
          <w:kern w:val="2"/>
        </w:rPr>
      </w:pPr>
      <w:r>
        <w:rPr>
          <w:rFonts w:hint="eastAsia"/>
          <w:kern w:val="2"/>
        </w:rPr>
        <w:t>三、使用房屋安全协议书</w:t>
      </w:r>
    </w:p>
    <w:p w14:paraId="3CA79453">
      <w:pPr>
        <w:spacing w:line="500" w:lineRule="exact"/>
        <w:ind w:firstLine="720" w:firstLineChars="300"/>
        <w:rPr>
          <w:kern w:val="2"/>
        </w:rPr>
      </w:pPr>
      <w:r>
        <w:rPr>
          <w:rFonts w:hint="eastAsia"/>
          <w:kern w:val="2"/>
        </w:rPr>
        <w:t>四、廉政协议书</w:t>
      </w:r>
    </w:p>
    <w:p w14:paraId="64FD07CC">
      <w:pPr>
        <w:spacing w:line="500" w:lineRule="exact"/>
        <w:ind w:firstLine="720" w:firstLineChars="300"/>
        <w:rPr>
          <w:kern w:val="2"/>
        </w:rPr>
      </w:pPr>
    </w:p>
    <w:p w14:paraId="62110A84">
      <w:pPr>
        <w:spacing w:line="500" w:lineRule="exact"/>
        <w:ind w:firstLine="720" w:firstLineChars="300"/>
        <w:rPr>
          <w:kern w:val="2"/>
        </w:rPr>
      </w:pPr>
    </w:p>
    <w:p w14:paraId="0D9B740D">
      <w:pPr>
        <w:spacing w:line="500" w:lineRule="exact"/>
        <w:ind w:firstLine="832" w:firstLineChars="347"/>
        <w:rPr>
          <w:kern w:val="2"/>
        </w:rPr>
      </w:pPr>
    </w:p>
    <w:p w14:paraId="6F97002B">
      <w:pPr>
        <w:pStyle w:val="22"/>
        <w:spacing w:before="0" w:beforeAutospacing="0" w:after="0" w:afterAutospacing="0" w:line="500" w:lineRule="exact"/>
        <w:jc w:val="center"/>
      </w:pPr>
    </w:p>
    <w:p w14:paraId="55CCCB68">
      <w:pPr>
        <w:pStyle w:val="22"/>
        <w:spacing w:before="0" w:beforeAutospacing="0" w:after="0" w:afterAutospacing="0" w:line="500" w:lineRule="exact"/>
        <w:jc w:val="center"/>
      </w:pPr>
    </w:p>
    <w:p w14:paraId="11DFE552">
      <w:pPr>
        <w:pStyle w:val="22"/>
        <w:spacing w:before="0" w:beforeAutospacing="0" w:after="0" w:afterAutospacing="0" w:line="500" w:lineRule="exact"/>
        <w:jc w:val="center"/>
        <w:rPr>
          <w:rFonts w:ascii="Times New Roman" w:hAnsi="Times New Roman" w:eastAsia="黑体"/>
          <w:b/>
          <w:sz w:val="24"/>
        </w:rPr>
      </w:pPr>
      <w:r>
        <w:rPr>
          <w:rFonts w:hint="eastAsia" w:ascii="Times New Roman" w:hAnsi="Times New Roman"/>
          <w:b/>
          <w:kern w:val="2"/>
          <w:sz w:val="24"/>
          <w:szCs w:val="24"/>
        </w:rPr>
        <w:t>（以下无正文）</w:t>
      </w:r>
    </w:p>
    <w:p w14:paraId="5316F3F8">
      <w:pPr>
        <w:pStyle w:val="22"/>
        <w:spacing w:before="0" w:beforeAutospacing="0" w:after="0" w:afterAutospacing="0" w:line="500" w:lineRule="exact"/>
        <w:jc w:val="both"/>
        <w:rPr>
          <w:rFonts w:ascii="Times New Roman" w:hAnsi="Times New Roman" w:eastAsia="黑体"/>
          <w:b/>
          <w:sz w:val="24"/>
        </w:rPr>
      </w:pPr>
    </w:p>
    <w:p w14:paraId="234B89C7">
      <w:pPr>
        <w:pStyle w:val="22"/>
        <w:spacing w:before="0" w:beforeAutospacing="0" w:after="0" w:afterAutospacing="0" w:line="500" w:lineRule="exact"/>
        <w:jc w:val="both"/>
        <w:rPr>
          <w:rFonts w:ascii="Times New Roman" w:hAnsi="Times New Roman" w:eastAsia="黑体"/>
          <w:b/>
          <w:sz w:val="24"/>
        </w:rPr>
      </w:pPr>
    </w:p>
    <w:p w14:paraId="2B15D033">
      <w:pPr>
        <w:pStyle w:val="22"/>
        <w:spacing w:before="0" w:beforeAutospacing="0" w:after="0" w:afterAutospacing="0" w:line="500" w:lineRule="exact"/>
        <w:jc w:val="both"/>
        <w:rPr>
          <w:rFonts w:ascii="Times New Roman" w:hAnsi="Times New Roman" w:eastAsia="黑体"/>
          <w:b/>
          <w:sz w:val="24"/>
        </w:rPr>
      </w:pPr>
    </w:p>
    <w:p w14:paraId="2B0F6B4C">
      <w:pPr>
        <w:pStyle w:val="22"/>
        <w:spacing w:before="0" w:beforeAutospacing="0" w:after="0" w:afterAutospacing="0" w:line="500" w:lineRule="exact"/>
        <w:jc w:val="both"/>
        <w:rPr>
          <w:rFonts w:ascii="Times New Roman" w:hAnsi="Times New Roman" w:eastAsia="黑体"/>
          <w:b/>
          <w:sz w:val="24"/>
        </w:rPr>
      </w:pPr>
    </w:p>
    <w:p w14:paraId="221FD0FC">
      <w:pPr>
        <w:pStyle w:val="22"/>
        <w:spacing w:before="0" w:beforeAutospacing="0" w:after="0" w:afterAutospacing="0" w:line="500" w:lineRule="exact"/>
        <w:jc w:val="both"/>
        <w:rPr>
          <w:rFonts w:ascii="Times New Roman" w:hAnsi="Times New Roman" w:eastAsia="黑体"/>
          <w:b/>
          <w:sz w:val="24"/>
        </w:rPr>
      </w:pPr>
    </w:p>
    <w:p w14:paraId="58DBBF58">
      <w:pPr>
        <w:pStyle w:val="22"/>
        <w:spacing w:before="0" w:beforeAutospacing="0" w:after="0" w:afterAutospacing="0" w:line="500" w:lineRule="exact"/>
        <w:jc w:val="both"/>
        <w:rPr>
          <w:rFonts w:ascii="Times New Roman" w:hAnsi="Times New Roman" w:eastAsia="黑体"/>
          <w:b/>
          <w:sz w:val="24"/>
        </w:rPr>
      </w:pPr>
    </w:p>
    <w:p w14:paraId="0384D8C2">
      <w:pPr>
        <w:pStyle w:val="22"/>
        <w:spacing w:before="0" w:beforeAutospacing="0" w:after="0" w:afterAutospacing="0" w:line="500" w:lineRule="exact"/>
        <w:jc w:val="both"/>
        <w:rPr>
          <w:rFonts w:ascii="Times New Roman" w:hAnsi="Times New Roman" w:eastAsia="黑体"/>
          <w:b/>
          <w:sz w:val="24"/>
        </w:rPr>
      </w:pPr>
    </w:p>
    <w:p w14:paraId="3081E32C">
      <w:pPr>
        <w:pStyle w:val="22"/>
        <w:spacing w:before="0" w:beforeAutospacing="0" w:after="0" w:afterAutospacing="0" w:line="500" w:lineRule="exact"/>
        <w:jc w:val="both"/>
        <w:rPr>
          <w:rFonts w:ascii="Times New Roman" w:hAnsi="Times New Roman" w:eastAsia="黑体"/>
          <w:b/>
          <w:sz w:val="24"/>
        </w:rPr>
      </w:pPr>
    </w:p>
    <w:p w14:paraId="60FDF970">
      <w:pPr>
        <w:pStyle w:val="22"/>
        <w:spacing w:before="0" w:beforeAutospacing="0" w:after="0" w:afterAutospacing="0" w:line="500" w:lineRule="exact"/>
        <w:jc w:val="both"/>
        <w:rPr>
          <w:rFonts w:ascii="Times New Roman" w:hAnsi="Times New Roman" w:eastAsia="黑体"/>
          <w:b/>
          <w:sz w:val="24"/>
        </w:rPr>
      </w:pPr>
    </w:p>
    <w:p w14:paraId="786DC6DA">
      <w:pPr>
        <w:pStyle w:val="22"/>
        <w:spacing w:before="0" w:beforeAutospacing="0" w:after="0" w:afterAutospacing="0" w:line="500" w:lineRule="exact"/>
        <w:jc w:val="both"/>
        <w:rPr>
          <w:rFonts w:ascii="Times New Roman" w:hAnsi="Times New Roman" w:eastAsia="黑体"/>
          <w:b/>
          <w:sz w:val="24"/>
        </w:rPr>
      </w:pPr>
    </w:p>
    <w:p w14:paraId="29DBA6AD">
      <w:pPr>
        <w:pStyle w:val="22"/>
        <w:spacing w:before="0" w:beforeAutospacing="0" w:after="0" w:afterAutospacing="0" w:line="500" w:lineRule="exact"/>
        <w:jc w:val="both"/>
        <w:rPr>
          <w:rFonts w:ascii="Times New Roman" w:hAnsi="Times New Roman" w:eastAsia="黑体"/>
          <w:b/>
          <w:sz w:val="24"/>
        </w:rPr>
      </w:pPr>
    </w:p>
    <w:p w14:paraId="02CEFFFD">
      <w:pPr>
        <w:pStyle w:val="22"/>
        <w:spacing w:before="0" w:beforeAutospacing="0" w:after="0" w:afterAutospacing="0" w:line="500" w:lineRule="exact"/>
        <w:jc w:val="both"/>
        <w:rPr>
          <w:rFonts w:ascii="Times New Roman" w:hAnsi="Times New Roman" w:eastAsia="黑体"/>
          <w:b/>
          <w:sz w:val="24"/>
        </w:rPr>
      </w:pPr>
    </w:p>
    <w:p w14:paraId="73541BC3">
      <w:pPr>
        <w:pStyle w:val="22"/>
        <w:spacing w:before="0" w:beforeAutospacing="0" w:after="0" w:afterAutospacing="0" w:line="500" w:lineRule="exact"/>
        <w:jc w:val="both"/>
        <w:rPr>
          <w:rFonts w:ascii="Times New Roman" w:hAnsi="Times New Roman" w:eastAsia="黑体"/>
          <w:b/>
          <w:sz w:val="24"/>
        </w:rPr>
      </w:pPr>
    </w:p>
    <w:p w14:paraId="7BE50AF7">
      <w:pPr>
        <w:pStyle w:val="22"/>
        <w:spacing w:before="0" w:beforeAutospacing="0" w:after="0" w:afterAutospacing="0" w:line="500" w:lineRule="exact"/>
        <w:jc w:val="both"/>
        <w:rPr>
          <w:rFonts w:ascii="Times New Roman" w:hAnsi="Times New Roman" w:eastAsia="黑体"/>
          <w:b/>
          <w:sz w:val="24"/>
        </w:rPr>
      </w:pPr>
    </w:p>
    <w:p w14:paraId="0531158E">
      <w:pPr>
        <w:pStyle w:val="22"/>
        <w:spacing w:before="0" w:beforeAutospacing="0" w:after="0" w:afterAutospacing="0" w:line="500" w:lineRule="exact"/>
        <w:jc w:val="both"/>
        <w:rPr>
          <w:rFonts w:ascii="Times New Roman" w:hAnsi="Times New Roman" w:eastAsia="黑体"/>
          <w:b/>
          <w:sz w:val="24"/>
        </w:rPr>
      </w:pPr>
    </w:p>
    <w:p w14:paraId="510F4A24">
      <w:pPr>
        <w:pStyle w:val="22"/>
        <w:spacing w:before="0" w:beforeAutospacing="0" w:after="0" w:afterAutospacing="0" w:line="500" w:lineRule="exact"/>
        <w:jc w:val="both"/>
        <w:rPr>
          <w:rFonts w:ascii="Times New Roman" w:hAnsi="Times New Roman" w:eastAsia="黑体"/>
          <w:b/>
          <w:sz w:val="24"/>
        </w:rPr>
      </w:pPr>
    </w:p>
    <w:p w14:paraId="12090AB9">
      <w:pPr>
        <w:pStyle w:val="22"/>
        <w:spacing w:before="0" w:beforeAutospacing="0" w:after="0" w:afterAutospacing="0" w:line="500" w:lineRule="exact"/>
        <w:jc w:val="both"/>
        <w:rPr>
          <w:rFonts w:ascii="Times New Roman" w:hAnsi="Times New Roman" w:eastAsia="黑体"/>
          <w:b/>
          <w:sz w:val="24"/>
        </w:rPr>
      </w:pPr>
    </w:p>
    <w:p w14:paraId="4484DB1E">
      <w:pPr>
        <w:pStyle w:val="22"/>
        <w:spacing w:before="0" w:beforeAutospacing="0" w:after="0" w:afterAutospacing="0" w:line="500" w:lineRule="exact"/>
        <w:jc w:val="both"/>
        <w:rPr>
          <w:rFonts w:ascii="Times New Roman" w:hAnsi="Times New Roman"/>
          <w:sz w:val="24"/>
          <w:szCs w:val="24"/>
        </w:rPr>
      </w:pPr>
      <w:r>
        <w:rPr>
          <w:rFonts w:hint="eastAsia" w:ascii="Times New Roman" w:hAnsi="Times New Roman"/>
          <w:sz w:val="24"/>
          <w:szCs w:val="24"/>
        </w:rPr>
        <w:t>附件一：</w:t>
      </w:r>
    </w:p>
    <w:p w14:paraId="6561F65A">
      <w:pPr>
        <w:pStyle w:val="5"/>
        <w:spacing w:line="500" w:lineRule="exact"/>
        <w:ind w:firstLine="0" w:firstLineChars="0"/>
        <w:jc w:val="center"/>
        <w:rPr>
          <w:rFonts w:hint="eastAsia"/>
        </w:rPr>
      </w:pPr>
      <w:r>
        <w:rPr>
          <w:rFonts w:hint="eastAsia"/>
        </w:rPr>
        <w:t>该物业平面图</w:t>
      </w:r>
    </w:p>
    <w:p w14:paraId="7D362394">
      <w:pPr>
        <w:pStyle w:val="5"/>
        <w:spacing w:line="500" w:lineRule="exact"/>
        <w:ind w:firstLine="0" w:firstLineChars="0"/>
        <w:jc w:val="center"/>
        <w:rPr>
          <w:rFonts w:hint="eastAsia"/>
        </w:rPr>
      </w:pPr>
    </w:p>
    <w:p w14:paraId="2DE6CE98">
      <w:pPr>
        <w:pStyle w:val="5"/>
        <w:spacing w:line="500" w:lineRule="exact"/>
        <w:ind w:firstLine="0" w:firstLineChars="0"/>
        <w:jc w:val="center"/>
        <w:rPr>
          <w:rFonts w:hint="eastAsia"/>
        </w:rPr>
      </w:pPr>
    </w:p>
    <w:p w14:paraId="3D49E384">
      <w:pPr>
        <w:pStyle w:val="22"/>
        <w:spacing w:before="0" w:beforeAutospacing="0" w:after="0" w:afterAutospacing="0" w:line="500" w:lineRule="exact"/>
        <w:jc w:val="both"/>
        <w:rPr>
          <w:rFonts w:ascii="Times New Roman" w:hAnsi="Times New Roman" w:eastAsia="黑体"/>
          <w:b/>
          <w:sz w:val="24"/>
        </w:rPr>
      </w:pPr>
    </w:p>
    <w:p w14:paraId="4ADAF6B8">
      <w:pPr>
        <w:pStyle w:val="22"/>
        <w:spacing w:before="0" w:beforeAutospacing="0" w:after="0" w:afterAutospacing="0" w:line="500" w:lineRule="exact"/>
        <w:jc w:val="both"/>
        <w:rPr>
          <w:rFonts w:ascii="Times New Roman" w:hAnsi="Times New Roman" w:eastAsia="黑体"/>
          <w:b/>
          <w:sz w:val="24"/>
        </w:rPr>
      </w:pPr>
    </w:p>
    <w:p w14:paraId="7F079741">
      <w:pPr>
        <w:pStyle w:val="22"/>
        <w:spacing w:before="0" w:beforeAutospacing="0" w:after="0" w:afterAutospacing="0" w:line="500" w:lineRule="exact"/>
        <w:jc w:val="both"/>
        <w:rPr>
          <w:rFonts w:ascii="Times New Roman" w:hAnsi="Times New Roman" w:eastAsia="黑体"/>
          <w:b/>
          <w:sz w:val="24"/>
        </w:rPr>
      </w:pPr>
    </w:p>
    <w:p w14:paraId="2EBCAF87">
      <w:pPr>
        <w:pStyle w:val="22"/>
        <w:spacing w:before="0" w:beforeAutospacing="0" w:after="0" w:afterAutospacing="0" w:line="500" w:lineRule="exact"/>
        <w:jc w:val="both"/>
        <w:rPr>
          <w:rFonts w:ascii="Times New Roman" w:hAnsi="Times New Roman" w:eastAsia="黑体"/>
          <w:b/>
          <w:sz w:val="24"/>
        </w:rPr>
      </w:pPr>
    </w:p>
    <w:p w14:paraId="2ADDCDA7">
      <w:pPr>
        <w:rPr>
          <w:rFonts w:hint="eastAsia"/>
        </w:rPr>
      </w:pPr>
    </w:p>
    <w:p w14:paraId="7588E1F8">
      <w:pPr>
        <w:rPr>
          <w:rFonts w:hint="eastAsia"/>
        </w:rPr>
      </w:pPr>
    </w:p>
    <w:p w14:paraId="3F491045">
      <w:pPr>
        <w:rPr>
          <w:rFonts w:hint="eastAsia"/>
        </w:rPr>
      </w:pPr>
    </w:p>
    <w:p w14:paraId="1C1E5B1F">
      <w:pPr>
        <w:rPr>
          <w:rFonts w:hint="eastAsia"/>
        </w:rPr>
      </w:pPr>
    </w:p>
    <w:p w14:paraId="6BA05582">
      <w:pPr>
        <w:rPr>
          <w:rFonts w:hint="eastAsia"/>
        </w:rPr>
      </w:pPr>
    </w:p>
    <w:p w14:paraId="0A31FE9C">
      <w:pPr>
        <w:rPr>
          <w:rFonts w:hint="eastAsia"/>
        </w:rPr>
      </w:pPr>
    </w:p>
    <w:p w14:paraId="2E6F766E">
      <w:pPr>
        <w:rPr>
          <w:rFonts w:hint="eastAsia"/>
        </w:rPr>
      </w:pPr>
    </w:p>
    <w:p w14:paraId="26BC4293">
      <w:pPr>
        <w:rPr>
          <w:rFonts w:hint="eastAsia"/>
        </w:rPr>
      </w:pPr>
    </w:p>
    <w:p w14:paraId="12D70D23">
      <w:pPr>
        <w:rPr>
          <w:rFonts w:hint="eastAsia"/>
        </w:rPr>
      </w:pPr>
    </w:p>
    <w:p w14:paraId="0955C68D">
      <w:pPr>
        <w:rPr>
          <w:rFonts w:hint="eastAsia"/>
        </w:rPr>
      </w:pPr>
    </w:p>
    <w:p w14:paraId="649610F7">
      <w:pPr>
        <w:rPr>
          <w:rFonts w:hint="eastAsia"/>
        </w:rPr>
      </w:pPr>
    </w:p>
    <w:p w14:paraId="24030209">
      <w:pPr>
        <w:rPr>
          <w:rFonts w:hint="eastAsia"/>
        </w:rPr>
      </w:pPr>
    </w:p>
    <w:p w14:paraId="1CD040E8">
      <w:pPr>
        <w:rPr>
          <w:rFonts w:hint="eastAsia"/>
        </w:rPr>
      </w:pPr>
    </w:p>
    <w:p w14:paraId="42541D85">
      <w:pPr>
        <w:rPr>
          <w:rFonts w:hint="eastAsia"/>
        </w:rPr>
      </w:pPr>
    </w:p>
    <w:p w14:paraId="795D87D1">
      <w:pPr>
        <w:rPr>
          <w:rFonts w:hint="eastAsia"/>
        </w:rPr>
      </w:pPr>
    </w:p>
    <w:p w14:paraId="431CACA6">
      <w:pPr>
        <w:rPr>
          <w:rFonts w:hint="eastAsia"/>
        </w:rPr>
      </w:pPr>
    </w:p>
    <w:p w14:paraId="0A49057C">
      <w:pPr>
        <w:rPr>
          <w:rFonts w:hint="eastAsia"/>
        </w:rPr>
      </w:pPr>
    </w:p>
    <w:p w14:paraId="0673C473">
      <w:pPr>
        <w:rPr>
          <w:rFonts w:hint="eastAsia"/>
        </w:rPr>
      </w:pPr>
    </w:p>
    <w:p w14:paraId="442DEFDE">
      <w:pPr>
        <w:rPr>
          <w:rFonts w:hint="eastAsia"/>
        </w:rPr>
      </w:pPr>
    </w:p>
    <w:p w14:paraId="7B692EB3">
      <w:pPr>
        <w:rPr>
          <w:rFonts w:hint="eastAsia"/>
        </w:rPr>
      </w:pPr>
    </w:p>
    <w:p w14:paraId="0B7B1E1D">
      <w:pPr>
        <w:rPr>
          <w:rFonts w:hint="eastAsia"/>
        </w:rPr>
      </w:pPr>
    </w:p>
    <w:p w14:paraId="454E7289">
      <w:pPr>
        <w:rPr>
          <w:rFonts w:ascii="仿宋_GB2312" w:hAnsi="仿宋" w:eastAsia="仿宋_GB2312"/>
          <w:color w:val="000000" w:themeColor="text1"/>
          <w:sz w:val="28"/>
          <w:szCs w:val="28"/>
          <w14:textFill>
            <w14:solidFill>
              <w14:schemeClr w14:val="tx1"/>
            </w14:solidFill>
          </w14:textFill>
        </w:rPr>
      </w:pPr>
      <w:r>
        <w:rPr>
          <w:rFonts w:hint="eastAsia"/>
        </w:rPr>
        <w:t>附件</w:t>
      </w:r>
      <w:r>
        <w:rPr>
          <w:rFonts w:hint="eastAsia"/>
          <w:lang w:val="en-US" w:eastAsia="zh-CN"/>
        </w:rPr>
        <w:t>二</w:t>
      </w:r>
      <w:r>
        <w:rPr>
          <w:rFonts w:hint="eastAsia"/>
        </w:rPr>
        <w:t>：</w:t>
      </w:r>
      <w:r>
        <w:rPr>
          <w:rFonts w:hint="eastAsia" w:ascii="仿宋_GB2312" w:hAnsi="仿宋" w:eastAsia="仿宋_GB2312"/>
          <w:color w:val="000000" w:themeColor="text1"/>
          <w:sz w:val="28"/>
          <w:szCs w:val="28"/>
          <w14:textFill>
            <w14:solidFill>
              <w14:schemeClr w14:val="tx1"/>
            </w14:solidFill>
          </w14:textFill>
        </w:rPr>
        <w:t>该处房屋租金明细表</w:t>
      </w:r>
    </w:p>
    <w:p w14:paraId="11C88B45">
      <w:pPr>
        <w:rPr>
          <w:rFonts w:ascii="仿宋_GB2312" w:hAnsi="仿宋" w:eastAsia="仿宋_GB2312"/>
          <w:color w:val="000000" w:themeColor="text1"/>
          <w:sz w:val="28"/>
          <w:szCs w:val="28"/>
          <w14:textFill>
            <w14:solidFill>
              <w14:schemeClr w14:val="tx1"/>
            </w14:solidFill>
          </w14:textFill>
        </w:rPr>
      </w:pPr>
    </w:p>
    <w:tbl>
      <w:tblPr>
        <w:tblStyle w:val="12"/>
        <w:tblW w:w="92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7"/>
        <w:gridCol w:w="3503"/>
        <w:gridCol w:w="1630"/>
        <w:gridCol w:w="2318"/>
      </w:tblGrid>
      <w:tr w14:paraId="3C7BB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1807" w:type="dxa"/>
            <w:tcBorders>
              <w:top w:val="single" w:color="auto" w:sz="4" w:space="0"/>
              <w:left w:val="single" w:color="auto" w:sz="4" w:space="0"/>
              <w:bottom w:val="single" w:color="auto" w:sz="4" w:space="0"/>
              <w:right w:val="single" w:color="auto" w:sz="4" w:space="0"/>
            </w:tcBorders>
            <w:vAlign w:val="center"/>
          </w:tcPr>
          <w:p w14:paraId="7AECA19E">
            <w:pPr>
              <w:jc w:val="center"/>
              <w:rPr>
                <w:rFonts w:ascii="仿宋_GB2312" w:hAnsi="宋体" w:eastAsia="仿宋_GB2312"/>
              </w:rPr>
            </w:pPr>
            <w:r>
              <w:rPr>
                <w:rFonts w:hint="eastAsia" w:ascii="仿宋_GB2312" w:hAnsi="宋体" w:eastAsia="仿宋_GB2312"/>
              </w:rPr>
              <w:t>租赁租期</w:t>
            </w:r>
          </w:p>
        </w:tc>
        <w:tc>
          <w:tcPr>
            <w:tcW w:w="3503" w:type="dxa"/>
            <w:tcBorders>
              <w:top w:val="single" w:color="auto" w:sz="4" w:space="0"/>
              <w:left w:val="single" w:color="auto" w:sz="4" w:space="0"/>
              <w:bottom w:val="single" w:color="auto" w:sz="4" w:space="0"/>
              <w:right w:val="single" w:color="auto" w:sz="4" w:space="0"/>
            </w:tcBorders>
            <w:vAlign w:val="center"/>
          </w:tcPr>
          <w:p w14:paraId="4910276D">
            <w:pPr>
              <w:jc w:val="center"/>
              <w:rPr>
                <w:rFonts w:ascii="仿宋_GB2312" w:hAnsi="宋体" w:eastAsia="仿宋_GB2312"/>
              </w:rPr>
            </w:pPr>
            <w:r>
              <w:rPr>
                <w:rFonts w:hint="eastAsia" w:ascii="仿宋_GB2312" w:hAnsi="宋体" w:eastAsia="仿宋_GB2312"/>
              </w:rPr>
              <w:t>租期时间</w:t>
            </w:r>
          </w:p>
        </w:tc>
        <w:tc>
          <w:tcPr>
            <w:tcW w:w="1630" w:type="dxa"/>
            <w:tcBorders>
              <w:top w:val="single" w:color="auto" w:sz="4" w:space="0"/>
              <w:left w:val="single" w:color="auto" w:sz="4" w:space="0"/>
              <w:bottom w:val="single" w:color="auto" w:sz="4" w:space="0"/>
              <w:right w:val="single" w:color="auto" w:sz="4" w:space="0"/>
            </w:tcBorders>
            <w:vAlign w:val="center"/>
          </w:tcPr>
          <w:p w14:paraId="13E1ACEE">
            <w:pPr>
              <w:jc w:val="center"/>
              <w:rPr>
                <w:rFonts w:ascii="仿宋_GB2312" w:hAnsi="宋体" w:eastAsia="仿宋_GB2312"/>
              </w:rPr>
            </w:pPr>
            <w:r>
              <w:rPr>
                <w:rFonts w:hint="eastAsia" w:ascii="仿宋_GB2312" w:hAnsi="宋体" w:eastAsia="仿宋_GB2312"/>
              </w:rPr>
              <w:t>租金金额（元）</w:t>
            </w:r>
          </w:p>
        </w:tc>
        <w:tc>
          <w:tcPr>
            <w:tcW w:w="2318" w:type="dxa"/>
            <w:tcBorders>
              <w:top w:val="single" w:color="auto" w:sz="4" w:space="0"/>
              <w:left w:val="single" w:color="auto" w:sz="4" w:space="0"/>
              <w:bottom w:val="single" w:color="auto" w:sz="4" w:space="0"/>
              <w:right w:val="single" w:color="auto" w:sz="4" w:space="0"/>
            </w:tcBorders>
            <w:vAlign w:val="center"/>
          </w:tcPr>
          <w:p w14:paraId="7B5192C6">
            <w:pPr>
              <w:jc w:val="center"/>
              <w:rPr>
                <w:rFonts w:ascii="仿宋_GB2312" w:hAnsi="宋体" w:eastAsia="仿宋_GB2312"/>
              </w:rPr>
            </w:pPr>
            <w:r>
              <w:rPr>
                <w:rFonts w:hint="eastAsia" w:ascii="仿宋_GB2312" w:hAnsi="宋体" w:eastAsia="仿宋_GB2312"/>
              </w:rPr>
              <w:t>租金到账时间</w:t>
            </w:r>
          </w:p>
        </w:tc>
      </w:tr>
      <w:tr w14:paraId="40917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jc w:val="center"/>
        </w:trPr>
        <w:tc>
          <w:tcPr>
            <w:tcW w:w="1807" w:type="dxa"/>
            <w:tcBorders>
              <w:top w:val="single" w:color="auto" w:sz="4" w:space="0"/>
              <w:left w:val="single" w:color="auto" w:sz="4" w:space="0"/>
              <w:bottom w:val="single" w:color="auto" w:sz="4" w:space="0"/>
              <w:right w:val="single" w:color="auto" w:sz="4" w:space="0"/>
            </w:tcBorders>
            <w:vAlign w:val="center"/>
          </w:tcPr>
          <w:p w14:paraId="65FF5A52">
            <w:pPr>
              <w:jc w:val="center"/>
              <w:rPr>
                <w:rFonts w:ascii="仿宋_GB2312" w:hAnsi="宋体" w:eastAsia="仿宋_GB2312"/>
              </w:rPr>
            </w:pPr>
            <w:r>
              <w:rPr>
                <w:rFonts w:hint="eastAsia" w:ascii="仿宋_GB2312" w:hAnsi="宋体" w:eastAsia="仿宋_GB2312"/>
              </w:rPr>
              <w:t>第一租期</w:t>
            </w:r>
          </w:p>
        </w:tc>
        <w:tc>
          <w:tcPr>
            <w:tcW w:w="3503" w:type="dxa"/>
            <w:tcBorders>
              <w:top w:val="single" w:color="auto" w:sz="4" w:space="0"/>
              <w:left w:val="single" w:color="auto" w:sz="4" w:space="0"/>
              <w:bottom w:val="single" w:color="auto" w:sz="4" w:space="0"/>
              <w:right w:val="single" w:color="auto" w:sz="4" w:space="0"/>
            </w:tcBorders>
            <w:vAlign w:val="center"/>
          </w:tcPr>
          <w:p w14:paraId="74C4D7EC">
            <w:pPr>
              <w:jc w:val="center"/>
              <w:textAlignment w:val="center"/>
              <w:rPr>
                <w:rFonts w:ascii="仿宋_GB2312" w:hAnsi="宋体" w:eastAsia="仿宋_GB2312"/>
              </w:rPr>
            </w:pPr>
          </w:p>
        </w:tc>
        <w:tc>
          <w:tcPr>
            <w:tcW w:w="1630" w:type="dxa"/>
            <w:tcBorders>
              <w:top w:val="single" w:color="auto" w:sz="4" w:space="0"/>
              <w:left w:val="single" w:color="auto" w:sz="4" w:space="0"/>
              <w:bottom w:val="single" w:color="auto" w:sz="4" w:space="0"/>
              <w:right w:val="single" w:color="auto" w:sz="4" w:space="0"/>
            </w:tcBorders>
            <w:vAlign w:val="center"/>
          </w:tcPr>
          <w:p w14:paraId="51E12D6C">
            <w:pPr>
              <w:jc w:val="center"/>
              <w:textAlignment w:val="center"/>
              <w:rPr>
                <w:rFonts w:hint="default" w:ascii="仿宋_GB2312" w:hAnsi="宋体" w:eastAsia="仿宋_GB2312"/>
                <w:lang w:val="en-US"/>
              </w:rPr>
            </w:pPr>
          </w:p>
        </w:tc>
        <w:tc>
          <w:tcPr>
            <w:tcW w:w="2318" w:type="dxa"/>
            <w:tcBorders>
              <w:top w:val="single" w:color="auto" w:sz="4" w:space="0"/>
              <w:left w:val="single" w:color="auto" w:sz="4" w:space="0"/>
              <w:bottom w:val="single" w:color="auto" w:sz="4" w:space="0"/>
              <w:right w:val="single" w:color="auto" w:sz="4" w:space="0"/>
            </w:tcBorders>
            <w:vAlign w:val="center"/>
          </w:tcPr>
          <w:p w14:paraId="73A7CBD4">
            <w:pPr>
              <w:jc w:val="center"/>
              <w:textAlignment w:val="center"/>
              <w:rPr>
                <w:rFonts w:ascii="仿宋_GB2312" w:hAnsi="宋体" w:eastAsia="仿宋_GB2312" w:cs="仿宋_GB2312"/>
                <w:color w:val="000000"/>
                <w:sz w:val="26"/>
                <w:szCs w:val="26"/>
              </w:rPr>
            </w:pPr>
            <w:r>
              <w:rPr>
                <w:rFonts w:hint="eastAsia" w:ascii="宋体" w:hAnsi="宋体" w:eastAsia="宋体" w:cs="宋体"/>
                <w:sz w:val="21"/>
                <w:szCs w:val="21"/>
                <w:lang w:val="en-US" w:eastAsia="zh-CN"/>
              </w:rPr>
              <w:t>第一期租金(签订合同后</w:t>
            </w:r>
            <w:r>
              <w:rPr>
                <w:rFonts w:hint="eastAsia"/>
                <w:sz w:val="21"/>
                <w:szCs w:val="21"/>
                <w:lang w:val="en-US" w:eastAsia="zh-CN"/>
              </w:rPr>
              <w:t>五</w:t>
            </w:r>
            <w:r>
              <w:rPr>
                <w:rFonts w:hint="eastAsia" w:ascii="宋体" w:hAnsi="宋体" w:eastAsia="宋体" w:cs="宋体"/>
                <w:sz w:val="21"/>
                <w:szCs w:val="21"/>
                <w:lang w:val="en-US" w:eastAsia="zh-CN"/>
              </w:rPr>
              <w:t>个工作日内)</w:t>
            </w:r>
          </w:p>
        </w:tc>
      </w:tr>
      <w:tr w14:paraId="5E4D6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jc w:val="center"/>
        </w:trPr>
        <w:tc>
          <w:tcPr>
            <w:tcW w:w="1807" w:type="dxa"/>
            <w:tcBorders>
              <w:top w:val="single" w:color="auto" w:sz="4" w:space="0"/>
              <w:left w:val="single" w:color="auto" w:sz="4" w:space="0"/>
              <w:bottom w:val="single" w:color="auto" w:sz="4" w:space="0"/>
              <w:right w:val="single" w:color="auto" w:sz="4" w:space="0"/>
            </w:tcBorders>
            <w:vAlign w:val="center"/>
          </w:tcPr>
          <w:p w14:paraId="121B2E24">
            <w:pPr>
              <w:jc w:val="center"/>
              <w:rPr>
                <w:rFonts w:ascii="仿宋_GB2312" w:hAnsi="宋体" w:eastAsia="仿宋_GB2312"/>
              </w:rPr>
            </w:pPr>
            <w:r>
              <w:rPr>
                <w:rFonts w:hint="eastAsia" w:ascii="仿宋_GB2312" w:hAnsi="宋体" w:eastAsia="仿宋_GB2312"/>
              </w:rPr>
              <w:t>第二租期</w:t>
            </w:r>
          </w:p>
        </w:tc>
        <w:tc>
          <w:tcPr>
            <w:tcW w:w="3503" w:type="dxa"/>
            <w:tcBorders>
              <w:top w:val="single" w:color="auto" w:sz="4" w:space="0"/>
              <w:left w:val="single" w:color="auto" w:sz="4" w:space="0"/>
              <w:bottom w:val="single" w:color="auto" w:sz="4" w:space="0"/>
              <w:right w:val="single" w:color="auto" w:sz="4" w:space="0"/>
            </w:tcBorders>
            <w:vAlign w:val="center"/>
          </w:tcPr>
          <w:p w14:paraId="409F637F">
            <w:pPr>
              <w:jc w:val="center"/>
              <w:textAlignment w:val="center"/>
              <w:rPr>
                <w:rFonts w:ascii="仿宋_GB2312" w:hAnsi="宋体" w:eastAsia="仿宋_GB2312"/>
              </w:rPr>
            </w:pPr>
          </w:p>
        </w:tc>
        <w:tc>
          <w:tcPr>
            <w:tcW w:w="1630" w:type="dxa"/>
            <w:tcBorders>
              <w:top w:val="single" w:color="auto" w:sz="4" w:space="0"/>
              <w:left w:val="single" w:color="auto" w:sz="4" w:space="0"/>
              <w:bottom w:val="single" w:color="auto" w:sz="4" w:space="0"/>
              <w:right w:val="single" w:color="auto" w:sz="4" w:space="0"/>
            </w:tcBorders>
            <w:vAlign w:val="center"/>
          </w:tcPr>
          <w:p w14:paraId="2D70E078">
            <w:pPr>
              <w:jc w:val="center"/>
              <w:textAlignment w:val="center"/>
              <w:rPr>
                <w:rFonts w:hint="default" w:ascii="仿宋_GB2312" w:hAnsi="宋体" w:eastAsia="仿宋_GB2312"/>
                <w:lang w:val="en-US" w:eastAsia="zh-CN"/>
              </w:rPr>
            </w:pPr>
          </w:p>
        </w:tc>
        <w:tc>
          <w:tcPr>
            <w:tcW w:w="2318" w:type="dxa"/>
            <w:tcBorders>
              <w:top w:val="single" w:color="auto" w:sz="4" w:space="0"/>
              <w:left w:val="single" w:color="auto" w:sz="4" w:space="0"/>
              <w:bottom w:val="single" w:color="auto" w:sz="4" w:space="0"/>
              <w:right w:val="single" w:color="auto" w:sz="4" w:space="0"/>
            </w:tcBorders>
            <w:vAlign w:val="center"/>
          </w:tcPr>
          <w:p w14:paraId="199547F9">
            <w:pPr>
              <w:jc w:val="center"/>
              <w:textAlignment w:val="center"/>
              <w:rPr>
                <w:rFonts w:ascii="仿宋_GB2312" w:hAnsi="宋体" w:eastAsia="仿宋_GB2312" w:cs="仿宋_GB2312"/>
                <w:color w:val="000000"/>
                <w:sz w:val="26"/>
                <w:szCs w:val="26"/>
              </w:rPr>
            </w:pPr>
          </w:p>
        </w:tc>
      </w:tr>
      <w:tr w14:paraId="5208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jc w:val="center"/>
        </w:trPr>
        <w:tc>
          <w:tcPr>
            <w:tcW w:w="1807" w:type="dxa"/>
            <w:tcBorders>
              <w:top w:val="single" w:color="auto" w:sz="4" w:space="0"/>
              <w:left w:val="single" w:color="auto" w:sz="4" w:space="0"/>
              <w:bottom w:val="single" w:color="auto" w:sz="4" w:space="0"/>
              <w:right w:val="single" w:color="auto" w:sz="4" w:space="0"/>
            </w:tcBorders>
            <w:vAlign w:val="center"/>
          </w:tcPr>
          <w:p w14:paraId="1070E505">
            <w:pPr>
              <w:jc w:val="center"/>
              <w:rPr>
                <w:rFonts w:hint="eastAsia" w:ascii="仿宋_GB2312" w:hAnsi="宋体" w:eastAsia="仿宋_GB2312"/>
              </w:rPr>
            </w:pPr>
            <w:r>
              <w:rPr>
                <w:rFonts w:hint="eastAsia" w:ascii="仿宋_GB2312" w:hAnsi="宋体" w:eastAsia="仿宋_GB2312"/>
              </w:rPr>
              <w:t>第</w:t>
            </w:r>
            <w:r>
              <w:rPr>
                <w:rFonts w:hint="eastAsia" w:ascii="仿宋_GB2312" w:hAnsi="宋体" w:eastAsia="仿宋_GB2312"/>
                <w:lang w:val="en-US" w:eastAsia="zh-CN"/>
              </w:rPr>
              <w:t>三</w:t>
            </w:r>
            <w:r>
              <w:rPr>
                <w:rFonts w:hint="eastAsia" w:ascii="仿宋_GB2312" w:hAnsi="宋体" w:eastAsia="仿宋_GB2312"/>
              </w:rPr>
              <w:t>租期</w:t>
            </w:r>
          </w:p>
        </w:tc>
        <w:tc>
          <w:tcPr>
            <w:tcW w:w="3503" w:type="dxa"/>
            <w:tcBorders>
              <w:top w:val="single" w:color="auto" w:sz="4" w:space="0"/>
              <w:left w:val="single" w:color="auto" w:sz="4" w:space="0"/>
              <w:bottom w:val="single" w:color="auto" w:sz="4" w:space="0"/>
              <w:right w:val="single" w:color="auto" w:sz="4" w:space="0"/>
            </w:tcBorders>
            <w:vAlign w:val="center"/>
          </w:tcPr>
          <w:p w14:paraId="786C6E0B">
            <w:pPr>
              <w:jc w:val="center"/>
              <w:textAlignment w:val="center"/>
              <w:rPr>
                <w:rFonts w:hint="eastAsia" w:ascii="宋体" w:hAnsi="宋体" w:cs="宋体"/>
                <w:sz w:val="21"/>
                <w:szCs w:val="21"/>
                <w:u w:val="none"/>
                <w:lang w:val="en-US" w:eastAsia="zh-CN"/>
              </w:rPr>
            </w:pPr>
          </w:p>
        </w:tc>
        <w:tc>
          <w:tcPr>
            <w:tcW w:w="1630" w:type="dxa"/>
            <w:tcBorders>
              <w:top w:val="single" w:color="auto" w:sz="4" w:space="0"/>
              <w:left w:val="single" w:color="auto" w:sz="4" w:space="0"/>
              <w:bottom w:val="single" w:color="auto" w:sz="4" w:space="0"/>
              <w:right w:val="single" w:color="auto" w:sz="4" w:space="0"/>
            </w:tcBorders>
            <w:vAlign w:val="center"/>
          </w:tcPr>
          <w:p w14:paraId="76BEC99D">
            <w:pPr>
              <w:jc w:val="center"/>
              <w:textAlignment w:val="center"/>
              <w:rPr>
                <w:rFonts w:hint="eastAsia" w:ascii="仿宋_GB2312" w:hAnsi="宋体" w:eastAsia="仿宋_GB2312"/>
                <w:lang w:val="en-US" w:eastAsia="zh-CN"/>
              </w:rPr>
            </w:pPr>
          </w:p>
        </w:tc>
        <w:tc>
          <w:tcPr>
            <w:tcW w:w="2318" w:type="dxa"/>
            <w:tcBorders>
              <w:top w:val="single" w:color="auto" w:sz="4" w:space="0"/>
              <w:left w:val="single" w:color="auto" w:sz="4" w:space="0"/>
              <w:bottom w:val="single" w:color="auto" w:sz="4" w:space="0"/>
              <w:right w:val="single" w:color="auto" w:sz="4" w:space="0"/>
            </w:tcBorders>
            <w:vAlign w:val="center"/>
          </w:tcPr>
          <w:p w14:paraId="1C3CD8E1">
            <w:pPr>
              <w:jc w:val="center"/>
              <w:textAlignment w:val="center"/>
              <w:rPr>
                <w:rFonts w:hint="eastAsia" w:ascii="宋体" w:hAnsi="宋体" w:cs="宋体"/>
                <w:sz w:val="21"/>
                <w:szCs w:val="21"/>
                <w:u w:val="none"/>
                <w:lang w:val="en-US" w:eastAsia="zh-CN"/>
              </w:rPr>
            </w:pPr>
          </w:p>
        </w:tc>
      </w:tr>
      <w:tr w14:paraId="2FBD2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jc w:val="center"/>
        </w:trPr>
        <w:tc>
          <w:tcPr>
            <w:tcW w:w="1807" w:type="dxa"/>
            <w:tcBorders>
              <w:top w:val="single" w:color="auto" w:sz="4" w:space="0"/>
              <w:left w:val="single" w:color="auto" w:sz="4" w:space="0"/>
              <w:bottom w:val="single" w:color="auto" w:sz="4" w:space="0"/>
              <w:right w:val="single" w:color="auto" w:sz="4" w:space="0"/>
            </w:tcBorders>
            <w:vAlign w:val="center"/>
          </w:tcPr>
          <w:p w14:paraId="35C67E86">
            <w:pPr>
              <w:jc w:val="center"/>
              <w:rPr>
                <w:rFonts w:hint="eastAsia" w:ascii="仿宋_GB2312" w:hAnsi="宋体" w:eastAsia="仿宋_GB2312"/>
              </w:rPr>
            </w:pPr>
            <w:r>
              <w:rPr>
                <w:rFonts w:hint="eastAsia" w:ascii="仿宋_GB2312" w:hAnsi="宋体" w:eastAsia="仿宋_GB2312"/>
              </w:rPr>
              <w:t>第</w:t>
            </w:r>
            <w:r>
              <w:rPr>
                <w:rFonts w:hint="eastAsia" w:ascii="仿宋_GB2312" w:hAnsi="宋体" w:eastAsia="仿宋_GB2312"/>
                <w:lang w:val="en-US" w:eastAsia="zh-CN"/>
              </w:rPr>
              <w:t>四</w:t>
            </w:r>
            <w:r>
              <w:rPr>
                <w:rFonts w:hint="eastAsia" w:ascii="仿宋_GB2312" w:hAnsi="宋体" w:eastAsia="仿宋_GB2312"/>
              </w:rPr>
              <w:t>租期</w:t>
            </w:r>
          </w:p>
        </w:tc>
        <w:tc>
          <w:tcPr>
            <w:tcW w:w="3503" w:type="dxa"/>
            <w:tcBorders>
              <w:top w:val="single" w:color="auto" w:sz="4" w:space="0"/>
              <w:left w:val="single" w:color="auto" w:sz="4" w:space="0"/>
              <w:bottom w:val="single" w:color="auto" w:sz="4" w:space="0"/>
              <w:right w:val="single" w:color="auto" w:sz="4" w:space="0"/>
            </w:tcBorders>
            <w:vAlign w:val="center"/>
          </w:tcPr>
          <w:p w14:paraId="189BEE26">
            <w:pPr>
              <w:jc w:val="center"/>
              <w:textAlignment w:val="center"/>
              <w:rPr>
                <w:rFonts w:hint="eastAsia" w:ascii="宋体" w:hAnsi="宋体" w:cs="宋体"/>
                <w:sz w:val="21"/>
                <w:szCs w:val="21"/>
                <w:u w:val="none"/>
                <w:lang w:val="en-US" w:eastAsia="zh-CN"/>
              </w:rPr>
            </w:pPr>
          </w:p>
        </w:tc>
        <w:tc>
          <w:tcPr>
            <w:tcW w:w="1630" w:type="dxa"/>
            <w:tcBorders>
              <w:top w:val="single" w:color="auto" w:sz="4" w:space="0"/>
              <w:left w:val="single" w:color="auto" w:sz="4" w:space="0"/>
              <w:bottom w:val="single" w:color="auto" w:sz="4" w:space="0"/>
              <w:right w:val="single" w:color="auto" w:sz="4" w:space="0"/>
            </w:tcBorders>
            <w:vAlign w:val="center"/>
          </w:tcPr>
          <w:p w14:paraId="212E654F">
            <w:pPr>
              <w:jc w:val="center"/>
              <w:textAlignment w:val="center"/>
              <w:rPr>
                <w:rFonts w:hint="eastAsia" w:ascii="仿宋_GB2312" w:hAnsi="宋体" w:eastAsia="仿宋_GB2312"/>
                <w:lang w:val="en-US" w:eastAsia="zh-CN"/>
              </w:rPr>
            </w:pPr>
          </w:p>
        </w:tc>
        <w:tc>
          <w:tcPr>
            <w:tcW w:w="2318" w:type="dxa"/>
            <w:tcBorders>
              <w:top w:val="single" w:color="auto" w:sz="4" w:space="0"/>
              <w:left w:val="single" w:color="auto" w:sz="4" w:space="0"/>
              <w:bottom w:val="single" w:color="auto" w:sz="4" w:space="0"/>
              <w:right w:val="single" w:color="auto" w:sz="4" w:space="0"/>
            </w:tcBorders>
            <w:vAlign w:val="center"/>
          </w:tcPr>
          <w:p w14:paraId="0D113D7A">
            <w:pPr>
              <w:jc w:val="center"/>
              <w:textAlignment w:val="center"/>
              <w:rPr>
                <w:rFonts w:hint="eastAsia" w:ascii="宋体" w:hAnsi="宋体" w:cs="宋体"/>
                <w:sz w:val="21"/>
                <w:szCs w:val="21"/>
                <w:u w:val="none"/>
                <w:lang w:val="en-US" w:eastAsia="zh-CN"/>
              </w:rPr>
            </w:pPr>
          </w:p>
        </w:tc>
      </w:tr>
      <w:tr w14:paraId="3AF34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jc w:val="center"/>
        </w:trPr>
        <w:tc>
          <w:tcPr>
            <w:tcW w:w="1807" w:type="dxa"/>
            <w:tcBorders>
              <w:top w:val="single" w:color="auto" w:sz="4" w:space="0"/>
              <w:left w:val="single" w:color="auto" w:sz="4" w:space="0"/>
              <w:bottom w:val="single" w:color="auto" w:sz="4" w:space="0"/>
              <w:right w:val="single" w:color="auto" w:sz="4" w:space="0"/>
            </w:tcBorders>
            <w:vAlign w:val="center"/>
          </w:tcPr>
          <w:p w14:paraId="7ABC3E13">
            <w:pPr>
              <w:jc w:val="center"/>
              <w:rPr>
                <w:rFonts w:hint="eastAsia" w:ascii="仿宋_GB2312" w:hAnsi="宋体" w:eastAsia="仿宋_GB2312"/>
              </w:rPr>
            </w:pPr>
            <w:r>
              <w:rPr>
                <w:rFonts w:hint="eastAsia" w:ascii="仿宋_GB2312" w:hAnsi="宋体" w:eastAsia="仿宋_GB2312"/>
              </w:rPr>
              <w:t>第</w:t>
            </w:r>
            <w:r>
              <w:rPr>
                <w:rFonts w:hint="eastAsia" w:ascii="仿宋_GB2312" w:hAnsi="宋体" w:eastAsia="仿宋_GB2312"/>
                <w:lang w:val="en-US" w:eastAsia="zh-CN"/>
              </w:rPr>
              <w:t>五</w:t>
            </w:r>
            <w:r>
              <w:rPr>
                <w:rFonts w:hint="eastAsia" w:ascii="仿宋_GB2312" w:hAnsi="宋体" w:eastAsia="仿宋_GB2312"/>
              </w:rPr>
              <w:t>租期</w:t>
            </w:r>
          </w:p>
        </w:tc>
        <w:tc>
          <w:tcPr>
            <w:tcW w:w="3503" w:type="dxa"/>
            <w:tcBorders>
              <w:top w:val="single" w:color="auto" w:sz="4" w:space="0"/>
              <w:left w:val="single" w:color="auto" w:sz="4" w:space="0"/>
              <w:bottom w:val="single" w:color="auto" w:sz="4" w:space="0"/>
              <w:right w:val="single" w:color="auto" w:sz="4" w:space="0"/>
            </w:tcBorders>
            <w:vAlign w:val="center"/>
          </w:tcPr>
          <w:p w14:paraId="02CA5B99">
            <w:pPr>
              <w:jc w:val="center"/>
              <w:textAlignment w:val="center"/>
              <w:rPr>
                <w:rFonts w:hint="eastAsia" w:ascii="宋体" w:hAnsi="宋体" w:cs="宋体"/>
                <w:sz w:val="21"/>
                <w:szCs w:val="21"/>
                <w:u w:val="none"/>
                <w:lang w:val="en-US" w:eastAsia="zh-CN"/>
              </w:rPr>
            </w:pPr>
          </w:p>
        </w:tc>
        <w:tc>
          <w:tcPr>
            <w:tcW w:w="1630" w:type="dxa"/>
            <w:tcBorders>
              <w:top w:val="single" w:color="auto" w:sz="4" w:space="0"/>
              <w:left w:val="single" w:color="auto" w:sz="4" w:space="0"/>
              <w:bottom w:val="single" w:color="auto" w:sz="4" w:space="0"/>
              <w:right w:val="single" w:color="auto" w:sz="4" w:space="0"/>
            </w:tcBorders>
            <w:vAlign w:val="center"/>
          </w:tcPr>
          <w:p w14:paraId="4832428D">
            <w:pPr>
              <w:jc w:val="center"/>
              <w:textAlignment w:val="center"/>
              <w:rPr>
                <w:rFonts w:hint="default" w:ascii="仿宋_GB2312" w:hAnsi="宋体" w:eastAsia="仿宋_GB2312"/>
                <w:lang w:val="en-US" w:eastAsia="zh-CN"/>
              </w:rPr>
            </w:pPr>
          </w:p>
        </w:tc>
        <w:tc>
          <w:tcPr>
            <w:tcW w:w="2318" w:type="dxa"/>
            <w:tcBorders>
              <w:top w:val="single" w:color="auto" w:sz="4" w:space="0"/>
              <w:left w:val="single" w:color="auto" w:sz="4" w:space="0"/>
              <w:bottom w:val="single" w:color="auto" w:sz="4" w:space="0"/>
              <w:right w:val="single" w:color="auto" w:sz="4" w:space="0"/>
            </w:tcBorders>
            <w:vAlign w:val="center"/>
          </w:tcPr>
          <w:p w14:paraId="22E6F191">
            <w:pPr>
              <w:jc w:val="center"/>
              <w:textAlignment w:val="center"/>
              <w:rPr>
                <w:rFonts w:hint="eastAsia" w:ascii="宋体" w:hAnsi="宋体" w:cs="宋体"/>
                <w:sz w:val="21"/>
                <w:szCs w:val="21"/>
                <w:u w:val="none"/>
                <w:lang w:val="en-US" w:eastAsia="zh-CN"/>
              </w:rPr>
            </w:pPr>
          </w:p>
        </w:tc>
      </w:tr>
      <w:tr w14:paraId="74031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jc w:val="center"/>
        </w:trPr>
        <w:tc>
          <w:tcPr>
            <w:tcW w:w="1807" w:type="dxa"/>
            <w:tcBorders>
              <w:top w:val="single" w:color="auto" w:sz="4" w:space="0"/>
              <w:left w:val="single" w:color="auto" w:sz="4" w:space="0"/>
              <w:bottom w:val="single" w:color="auto" w:sz="4" w:space="0"/>
              <w:right w:val="single" w:color="auto" w:sz="4" w:space="0"/>
            </w:tcBorders>
            <w:vAlign w:val="center"/>
          </w:tcPr>
          <w:p w14:paraId="2124C455">
            <w:pPr>
              <w:jc w:val="center"/>
              <w:rPr>
                <w:rFonts w:ascii="仿宋_GB2312" w:hAnsi="宋体" w:eastAsia="仿宋_GB2312"/>
              </w:rPr>
            </w:pPr>
            <w:r>
              <w:rPr>
                <w:rFonts w:hint="eastAsia" w:ascii="仿宋_GB2312" w:hAnsi="宋体" w:eastAsia="仿宋_GB2312"/>
              </w:rPr>
              <w:t>合同总金额</w:t>
            </w:r>
          </w:p>
        </w:tc>
        <w:tc>
          <w:tcPr>
            <w:tcW w:w="3503" w:type="dxa"/>
            <w:tcBorders>
              <w:top w:val="single" w:color="auto" w:sz="4" w:space="0"/>
              <w:left w:val="single" w:color="auto" w:sz="4" w:space="0"/>
              <w:bottom w:val="single" w:color="auto" w:sz="4" w:space="0"/>
              <w:right w:val="single" w:color="auto" w:sz="4" w:space="0"/>
            </w:tcBorders>
            <w:vAlign w:val="center"/>
          </w:tcPr>
          <w:p w14:paraId="7C1C5E8E">
            <w:pPr>
              <w:jc w:val="center"/>
              <w:textAlignment w:val="center"/>
              <w:rPr>
                <w:rFonts w:ascii="仿宋_GB2312" w:hAnsi="宋体" w:eastAsia="仿宋_GB2312" w:cs="仿宋_GB2312"/>
                <w:color w:val="000000"/>
                <w:sz w:val="26"/>
                <w:szCs w:val="26"/>
              </w:rPr>
            </w:pPr>
          </w:p>
        </w:tc>
        <w:tc>
          <w:tcPr>
            <w:tcW w:w="1630" w:type="dxa"/>
            <w:tcBorders>
              <w:top w:val="single" w:color="auto" w:sz="4" w:space="0"/>
              <w:left w:val="single" w:color="auto" w:sz="4" w:space="0"/>
              <w:bottom w:val="single" w:color="auto" w:sz="4" w:space="0"/>
              <w:right w:val="single" w:color="auto" w:sz="4" w:space="0"/>
            </w:tcBorders>
            <w:vAlign w:val="center"/>
          </w:tcPr>
          <w:p w14:paraId="57AB3E71">
            <w:pPr>
              <w:jc w:val="center"/>
              <w:textAlignment w:val="center"/>
              <w:rPr>
                <w:rFonts w:hint="default" w:ascii="仿宋_GB2312" w:hAnsi="宋体" w:eastAsia="仿宋_GB2312" w:cs="仿宋_GB2312"/>
                <w:color w:val="000000"/>
                <w:sz w:val="26"/>
                <w:szCs w:val="26"/>
                <w:lang w:val="en-US" w:eastAsia="zh-CN"/>
              </w:rPr>
            </w:pPr>
          </w:p>
        </w:tc>
        <w:tc>
          <w:tcPr>
            <w:tcW w:w="2318" w:type="dxa"/>
            <w:tcBorders>
              <w:top w:val="single" w:color="auto" w:sz="4" w:space="0"/>
              <w:left w:val="single" w:color="auto" w:sz="4" w:space="0"/>
              <w:bottom w:val="single" w:color="auto" w:sz="4" w:space="0"/>
              <w:right w:val="single" w:color="auto" w:sz="4" w:space="0"/>
            </w:tcBorders>
            <w:vAlign w:val="center"/>
          </w:tcPr>
          <w:p w14:paraId="68DF468B">
            <w:pPr>
              <w:jc w:val="center"/>
              <w:textAlignment w:val="center"/>
              <w:rPr>
                <w:rFonts w:ascii="仿宋_GB2312" w:hAnsi="宋体" w:eastAsia="仿宋_GB2312" w:cs="仿宋_GB2312"/>
                <w:color w:val="000000"/>
                <w:sz w:val="26"/>
                <w:szCs w:val="26"/>
              </w:rPr>
            </w:pPr>
          </w:p>
        </w:tc>
      </w:tr>
      <w:tr w14:paraId="350BB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jc w:val="center"/>
        </w:trPr>
        <w:tc>
          <w:tcPr>
            <w:tcW w:w="1807" w:type="dxa"/>
            <w:tcBorders>
              <w:top w:val="single" w:color="auto" w:sz="4" w:space="0"/>
              <w:left w:val="single" w:color="auto" w:sz="4" w:space="0"/>
              <w:bottom w:val="single" w:color="auto" w:sz="4" w:space="0"/>
              <w:right w:val="single" w:color="auto" w:sz="4" w:space="0"/>
            </w:tcBorders>
            <w:vAlign w:val="center"/>
          </w:tcPr>
          <w:p w14:paraId="75671656">
            <w:pPr>
              <w:jc w:val="center"/>
              <w:rPr>
                <w:rFonts w:ascii="仿宋_GB2312" w:hAnsi="宋体" w:eastAsia="仿宋_GB2312"/>
              </w:rPr>
            </w:pPr>
            <w:r>
              <w:rPr>
                <w:rFonts w:hint="eastAsia" w:ascii="仿宋_GB2312" w:hAnsi="宋体" w:eastAsia="仿宋_GB2312"/>
              </w:rPr>
              <w:t>履约保证金</w:t>
            </w:r>
          </w:p>
        </w:tc>
        <w:tc>
          <w:tcPr>
            <w:tcW w:w="3503" w:type="dxa"/>
            <w:tcBorders>
              <w:top w:val="single" w:color="auto" w:sz="4" w:space="0"/>
              <w:left w:val="single" w:color="auto" w:sz="4" w:space="0"/>
              <w:bottom w:val="single" w:color="auto" w:sz="4" w:space="0"/>
              <w:right w:val="single" w:color="auto" w:sz="4" w:space="0"/>
            </w:tcBorders>
            <w:vAlign w:val="center"/>
          </w:tcPr>
          <w:p w14:paraId="45A4182A">
            <w:pPr>
              <w:jc w:val="center"/>
              <w:textAlignment w:val="center"/>
              <w:rPr>
                <w:rFonts w:ascii="仿宋_GB2312" w:hAnsi="宋体" w:eastAsia="仿宋_GB2312" w:cs="仿宋_GB2312"/>
                <w:color w:val="000000"/>
                <w:sz w:val="26"/>
                <w:szCs w:val="26"/>
              </w:rPr>
            </w:pPr>
          </w:p>
        </w:tc>
        <w:tc>
          <w:tcPr>
            <w:tcW w:w="1630" w:type="dxa"/>
            <w:tcBorders>
              <w:top w:val="single" w:color="auto" w:sz="4" w:space="0"/>
              <w:left w:val="single" w:color="auto" w:sz="4" w:space="0"/>
              <w:bottom w:val="single" w:color="auto" w:sz="4" w:space="0"/>
              <w:right w:val="single" w:color="auto" w:sz="4" w:space="0"/>
            </w:tcBorders>
            <w:vAlign w:val="center"/>
          </w:tcPr>
          <w:p w14:paraId="605EE5CE">
            <w:pPr>
              <w:jc w:val="center"/>
              <w:textAlignment w:val="center"/>
              <w:rPr>
                <w:rFonts w:hint="default" w:ascii="仿宋_GB2312" w:hAnsi="宋体" w:eastAsia="仿宋_GB2312" w:cs="仿宋_GB2312"/>
                <w:color w:val="000000"/>
                <w:sz w:val="26"/>
                <w:szCs w:val="26"/>
                <w:lang w:val="en-US" w:eastAsia="zh-CN"/>
              </w:rPr>
            </w:pPr>
          </w:p>
        </w:tc>
        <w:tc>
          <w:tcPr>
            <w:tcW w:w="2318" w:type="dxa"/>
            <w:tcBorders>
              <w:top w:val="single" w:color="auto" w:sz="4" w:space="0"/>
              <w:left w:val="single" w:color="auto" w:sz="4" w:space="0"/>
              <w:bottom w:val="single" w:color="auto" w:sz="4" w:space="0"/>
              <w:right w:val="single" w:color="auto" w:sz="4" w:space="0"/>
            </w:tcBorders>
            <w:vAlign w:val="center"/>
          </w:tcPr>
          <w:p w14:paraId="5DF5EF7C">
            <w:pPr>
              <w:jc w:val="center"/>
              <w:textAlignment w:val="center"/>
              <w:rPr>
                <w:rFonts w:ascii="仿宋_GB2312" w:hAnsi="宋体" w:eastAsia="仿宋_GB2312" w:cs="仿宋_GB2312"/>
                <w:color w:val="000000"/>
                <w:sz w:val="26"/>
                <w:szCs w:val="26"/>
              </w:rPr>
            </w:pPr>
            <w:r>
              <w:rPr>
                <w:rFonts w:hint="eastAsia" w:ascii="宋体" w:hAnsi="宋体" w:eastAsia="宋体" w:cs="宋体"/>
                <w:sz w:val="21"/>
                <w:szCs w:val="21"/>
                <w:lang w:val="en-US" w:eastAsia="zh-CN"/>
              </w:rPr>
              <w:t>(签订合同后</w:t>
            </w:r>
            <w:r>
              <w:rPr>
                <w:rFonts w:hint="eastAsia"/>
                <w:sz w:val="21"/>
                <w:szCs w:val="21"/>
                <w:lang w:val="en-US" w:eastAsia="zh-CN"/>
              </w:rPr>
              <w:t>五</w:t>
            </w:r>
            <w:r>
              <w:rPr>
                <w:rFonts w:hint="eastAsia" w:ascii="宋体" w:hAnsi="宋体" w:eastAsia="宋体" w:cs="宋体"/>
                <w:sz w:val="21"/>
                <w:szCs w:val="21"/>
                <w:lang w:val="en-US" w:eastAsia="zh-CN"/>
              </w:rPr>
              <w:t>个工作日内)</w:t>
            </w:r>
          </w:p>
        </w:tc>
      </w:tr>
    </w:tbl>
    <w:p w14:paraId="7C74E899">
      <w:r>
        <w:br w:type="page"/>
      </w:r>
      <w:r>
        <w:rPr>
          <w:rFonts w:hint="eastAsia"/>
        </w:rPr>
        <w:t>附件</w:t>
      </w:r>
      <w:r>
        <w:rPr>
          <w:rFonts w:hint="eastAsia"/>
          <w:lang w:val="en-US" w:eastAsia="zh-CN"/>
        </w:rPr>
        <w:t>三</w:t>
      </w:r>
      <w:r>
        <w:rPr>
          <w:rFonts w:hint="eastAsia"/>
        </w:rPr>
        <w:t>：</w:t>
      </w:r>
    </w:p>
    <w:p w14:paraId="4CC9999C"/>
    <w:p w14:paraId="3EF12485">
      <w:pPr>
        <w:spacing w:before="312" w:beforeLines="100" w:line="400" w:lineRule="exact"/>
        <w:jc w:val="center"/>
        <w:rPr>
          <w:rFonts w:ascii="仿宋" w:hAnsi="仿宋" w:eastAsia="仿宋"/>
          <w:b/>
          <w:bCs/>
          <w:color w:val="000000" w:themeColor="text1"/>
          <w:sz w:val="32"/>
          <w:szCs w:val="32"/>
          <w14:textFill>
            <w14:solidFill>
              <w14:schemeClr w14:val="tx1"/>
            </w14:solidFill>
          </w14:textFill>
        </w:rPr>
      </w:pPr>
      <w:r>
        <w:rPr>
          <w:rFonts w:hint="eastAsia" w:ascii="仿宋" w:hAnsi="仿宋" w:eastAsia="仿宋" w:cs="华文中宋"/>
          <w:b/>
          <w:bCs/>
          <w:color w:val="000000" w:themeColor="text1"/>
          <w:sz w:val="32"/>
          <w:szCs w:val="32"/>
          <w14:textFill>
            <w14:solidFill>
              <w14:schemeClr w14:val="tx1"/>
            </w14:solidFill>
          </w14:textFill>
        </w:rPr>
        <w:t>房屋使用安全协议书</w:t>
      </w:r>
    </w:p>
    <w:p w14:paraId="52EC6DAE">
      <w:pPr>
        <w:spacing w:before="312" w:beforeLines="100" w:line="400" w:lineRule="exact"/>
        <w:ind w:firstLine="560" w:firstLineChars="200"/>
        <w:rPr>
          <w:rFonts w:hint="default" w:ascii="仿宋" w:hAnsi="仿宋" w:eastAsia="仿宋"/>
          <w:color w:val="000000" w:themeColor="text1"/>
          <w:sz w:val="28"/>
          <w:szCs w:val="28"/>
          <w:lang w:val="en-US" w:eastAsia="zh-CN"/>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甲方：</w:t>
      </w:r>
      <w:r>
        <w:rPr>
          <w:rFonts w:hint="eastAsia" w:ascii="仿宋" w:hAnsi="仿宋" w:eastAsia="仿宋"/>
          <w:color w:val="000000" w:themeColor="text1"/>
          <w:sz w:val="28"/>
          <w:szCs w:val="28"/>
          <w:lang w:val="en-US" w:eastAsia="zh-CN"/>
          <w14:textFill>
            <w14:solidFill>
              <w14:schemeClr w14:val="tx1"/>
            </w14:solidFill>
          </w14:textFill>
        </w:rPr>
        <w:t>浙江天际企业有限公司</w:t>
      </w:r>
    </w:p>
    <w:p w14:paraId="63B4413D">
      <w:pPr>
        <w:spacing w:before="312" w:beforeLines="100" w:line="400" w:lineRule="exact"/>
        <w:ind w:firstLine="560"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乙方：</w:t>
      </w:r>
    </w:p>
    <w:p w14:paraId="4C3A83F1">
      <w:pPr>
        <w:spacing w:before="312" w:beforeLines="100" w:line="400" w:lineRule="exact"/>
        <w:ind w:firstLine="560"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为确保房屋产权人、管理人和使用人的人身安全和财产安全、确保地区治安、消防安全，特签订本协议书。</w:t>
      </w:r>
    </w:p>
    <w:p w14:paraId="1732AFAE">
      <w:pPr>
        <w:numPr>
          <w:ilvl w:val="0"/>
          <w:numId w:val="1"/>
        </w:numPr>
        <w:spacing w:line="400" w:lineRule="exact"/>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乙方在使用该房屋期间：</w:t>
      </w:r>
    </w:p>
    <w:p w14:paraId="56F525E2">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1、甲方对乙方有安全监督检查的权利，乙方须服从甲方及其相关部门管理，保证房屋的消防安全和治安安全。</w:t>
      </w:r>
    </w:p>
    <w:p w14:paraId="6D930D02">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2、乙方是该房屋使用的第一责任人，必须承担因使用不当造成的一切防火安全和治安安全责任。</w:t>
      </w:r>
    </w:p>
    <w:p w14:paraId="76650AE0">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二）乙方在使用该房屋期间，应严格遵守杭州市关于出租房安全的相关规定。如因违反消防管理及治安管理的相关法规而被有关部门处罚或不慎发生消防及治安安全事故所导致的一切后果，均由乙方负责承担，甲方有权因此收回该房屋，且不承担责任。</w:t>
      </w:r>
    </w:p>
    <w:p w14:paraId="6AC916F2">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（三）防火要求，乙方负责对其相关人员进行消防安全等方面知识的的宣传教育培训和防火安全管理工作，具体要求如下：</w:t>
      </w:r>
    </w:p>
    <w:p w14:paraId="615355B3">
      <w:pPr>
        <w:adjustRightInd w:val="0"/>
        <w:snapToGrid w:val="0"/>
        <w:spacing w:line="360" w:lineRule="auto"/>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w:t>
      </w:r>
      <w:r>
        <w:rPr>
          <w:rFonts w:hint="eastAsia" w:ascii="仿宋" w:hAnsi="仿宋" w:eastAsia="仿宋"/>
          <w:color w:val="000000" w:themeColor="text1"/>
          <w:sz w:val="28"/>
          <w:szCs w:val="28"/>
          <w14:textFill>
            <w14:solidFill>
              <w14:schemeClr w14:val="tx1"/>
            </w14:solidFill>
          </w14:textFill>
        </w:rPr>
        <w:t>该房屋每</w:t>
      </w:r>
      <w:r>
        <w:rPr>
          <w:rFonts w:ascii="仿宋" w:hAnsi="仿宋" w:eastAsia="仿宋"/>
          <w:color w:val="000000" w:themeColor="text1"/>
          <w:sz w:val="28"/>
          <w:szCs w:val="28"/>
          <w14:textFill>
            <w14:solidFill>
              <w14:schemeClr w14:val="tx1"/>
            </w14:solidFill>
          </w14:textFill>
        </w:rPr>
        <w:t>个居室</w:t>
      </w:r>
      <w:r>
        <w:rPr>
          <w:rFonts w:hint="eastAsia" w:ascii="仿宋" w:hAnsi="仿宋" w:eastAsia="仿宋"/>
          <w:color w:val="000000" w:themeColor="text1"/>
          <w:sz w:val="28"/>
          <w:szCs w:val="28"/>
          <w14:textFill>
            <w14:solidFill>
              <w14:schemeClr w14:val="tx1"/>
            </w14:solidFill>
          </w14:textFill>
        </w:rPr>
        <w:t>内配备口罩、报警哨和手电筒等设施，并按照不少于</w:t>
      </w:r>
      <w:r>
        <w:rPr>
          <w:rFonts w:ascii="仿宋" w:hAnsi="仿宋" w:eastAsia="仿宋"/>
          <w:color w:val="000000" w:themeColor="text1"/>
          <w:sz w:val="28"/>
          <w:szCs w:val="28"/>
          <w14:textFill>
            <w14:solidFill>
              <w14:schemeClr w14:val="tx1"/>
            </w14:solidFill>
          </w14:textFill>
        </w:rPr>
        <w:t>1具的标准配置灭火器，灭火器应当选用3公斤以上的磷酸铵盐（ABC）干粉灭火器或相应量的灭火器。</w:t>
      </w:r>
    </w:p>
    <w:p w14:paraId="5A9CF0DB">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2、禁止储存易燃易爆及有毒有害危险物品，不准燃烧废纸废物。</w:t>
      </w:r>
    </w:p>
    <w:p w14:paraId="7E2DB755">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3、</w:t>
      </w:r>
      <w:r>
        <w:rPr>
          <w:rFonts w:hint="eastAsia" w:ascii="仿宋" w:hAnsi="仿宋" w:eastAsia="仿宋"/>
          <w:color w:val="000000" w:themeColor="text1"/>
          <w:sz w:val="28"/>
          <w:szCs w:val="28"/>
          <w14:textFill>
            <w14:solidFill>
              <w14:schemeClr w14:val="tx1"/>
            </w14:solidFill>
          </w14:textFill>
        </w:rPr>
        <w:t>该房屋内电气产品应当符合法律法规和现行相关标准的要求，经法定机构检验或认证合格。</w:t>
      </w:r>
    </w:p>
    <w:p w14:paraId="316E8B5F">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4、</w:t>
      </w:r>
      <w:r>
        <w:rPr>
          <w:rFonts w:hint="eastAsia" w:ascii="仿宋" w:hAnsi="仿宋" w:eastAsia="仿宋"/>
          <w:color w:val="000000" w:themeColor="text1"/>
          <w:sz w:val="28"/>
          <w:szCs w:val="28"/>
          <w14:textFill>
            <w14:solidFill>
              <w14:schemeClr w14:val="tx1"/>
            </w14:solidFill>
          </w14:textFill>
        </w:rPr>
        <w:t>用电必须符合安全规定，不得乱拉乱接电线，不得超负荷用电，增加电源、电路设施须经甲方审批同意后（提供书面报告并施工图纸），严格按照相关规范要求进行改造；禁止使用铜丝或铁丝代替保险丝。</w:t>
      </w:r>
    </w:p>
    <w:p w14:paraId="3B16DF56">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5、装修施工要经甲方同意；施工中如需动用明火（电焊、气焊、喷灯、电炉子等），应办理审批手续，并采取消防措施。</w:t>
      </w:r>
    </w:p>
    <w:p w14:paraId="67A06522">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6</w:t>
      </w:r>
      <w:r>
        <w:rPr>
          <w:rFonts w:hint="eastAsia" w:ascii="仿宋" w:hAnsi="仿宋" w:eastAsia="仿宋"/>
          <w:color w:val="000000" w:themeColor="text1"/>
          <w:sz w:val="28"/>
          <w:szCs w:val="28"/>
          <w14:textFill>
            <w14:solidFill>
              <w14:schemeClr w14:val="tx1"/>
            </w14:solidFill>
          </w14:textFill>
        </w:rPr>
        <w:t>、防火责任人及相关人员会使用灭火器，并将灭火器使用方法张贴于屋内显著位置。</w:t>
      </w:r>
    </w:p>
    <w:p w14:paraId="67D77F45">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7</w:t>
      </w:r>
      <w:r>
        <w:rPr>
          <w:rFonts w:hint="eastAsia" w:ascii="仿宋" w:hAnsi="仿宋" w:eastAsia="仿宋"/>
          <w:color w:val="000000" w:themeColor="text1"/>
          <w:sz w:val="28"/>
          <w:szCs w:val="28"/>
          <w14:textFill>
            <w14:solidFill>
              <w14:schemeClr w14:val="tx1"/>
            </w14:solidFill>
          </w14:textFill>
        </w:rPr>
        <w:t>、必须严格按照相关要求，结合房屋使用用途来设置排烟设施、自动喷淋系统和火灾自动报警系统。</w:t>
      </w:r>
    </w:p>
    <w:p w14:paraId="3B0C6B41">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8</w:t>
      </w:r>
      <w:r>
        <w:rPr>
          <w:rFonts w:hint="eastAsia" w:ascii="仿宋" w:hAnsi="仿宋" w:eastAsia="仿宋"/>
          <w:color w:val="000000" w:themeColor="text1"/>
          <w:sz w:val="28"/>
          <w:szCs w:val="28"/>
          <w14:textFill>
            <w14:solidFill>
              <w14:schemeClr w14:val="tx1"/>
            </w14:solidFill>
          </w14:textFill>
        </w:rPr>
        <w:t>、乙方须虚心接受相关部门和甲方的落实综合治理、消防安全、维护治安秩序情况所进行的监督检查，对相关部门及甲方发现的安全问题，要及时组织整改。</w:t>
      </w:r>
    </w:p>
    <w:p w14:paraId="3854CDA5">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（四）乙方在使用房屋时须做到</w:t>
      </w:r>
    </w:p>
    <w:p w14:paraId="612D2339">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1、强化房屋日常管理力度，自觉接受相关部门的监督检查。</w:t>
      </w:r>
    </w:p>
    <w:p w14:paraId="692B92A7">
      <w:pPr>
        <w:adjustRightInd w:val="0"/>
        <w:snapToGrid w:val="0"/>
        <w:spacing w:line="44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2、</w:t>
      </w:r>
      <w:r>
        <w:rPr>
          <w:rFonts w:hint="eastAsia" w:ascii="仿宋" w:hAnsi="仿宋" w:eastAsia="仿宋"/>
          <w:color w:val="000000" w:themeColor="text1"/>
          <w:sz w:val="28"/>
          <w:szCs w:val="28"/>
          <w14:textFill>
            <w14:solidFill>
              <w14:schemeClr w14:val="tx1"/>
            </w14:solidFill>
          </w14:textFill>
        </w:rPr>
        <w:t>若该房屋为住宅性质，乙方保证每个居室人均使用面积不得少于</w:t>
      </w:r>
      <w:r>
        <w:rPr>
          <w:rFonts w:ascii="仿宋" w:hAnsi="仿宋" w:eastAsia="仿宋"/>
          <w:color w:val="000000" w:themeColor="text1"/>
          <w:sz w:val="28"/>
          <w:szCs w:val="28"/>
          <w14:textFill>
            <w14:solidFill>
              <w14:schemeClr w14:val="tx1"/>
            </w14:solidFill>
          </w14:textFill>
        </w:rPr>
        <w:t>4平方米，每个居室居住的人数不得超过2人（有法定赡养、抚养、扶养义务关系的除外</w:t>
      </w:r>
      <w:r>
        <w:rPr>
          <w:rFonts w:hint="eastAsia" w:ascii="仿宋" w:hAnsi="仿宋" w:eastAsia="仿宋"/>
          <w:color w:val="000000" w:themeColor="text1"/>
          <w:sz w:val="28"/>
          <w:szCs w:val="28"/>
          <w14:textFill>
            <w14:solidFill>
              <w14:schemeClr w14:val="tx1"/>
            </w14:solidFill>
          </w14:textFill>
        </w:rPr>
        <w:t>，具体按《杭州市居住房租出租安全管理若干规定》及相关文件执行）。</w:t>
      </w:r>
    </w:p>
    <w:p w14:paraId="7E5D727C">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3</w:t>
      </w:r>
      <w:r>
        <w:rPr>
          <w:rFonts w:hint="eastAsia" w:ascii="仿宋" w:hAnsi="仿宋" w:eastAsia="仿宋"/>
          <w:color w:val="000000" w:themeColor="text1"/>
          <w:sz w:val="28"/>
          <w:szCs w:val="28"/>
          <w14:textFill>
            <w14:solidFill>
              <w14:schemeClr w14:val="tx1"/>
            </w14:solidFill>
          </w14:textFill>
        </w:rPr>
        <w:t>、配备相应的处置突发事件应急设备，做到遇有突发情况能够及时应对，发现问题及时处理并上报甲方管理部门。</w:t>
      </w:r>
    </w:p>
    <w:p w14:paraId="2FCA3B45">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4</w:t>
      </w:r>
      <w:r>
        <w:rPr>
          <w:rFonts w:hint="eastAsia" w:ascii="仿宋" w:hAnsi="仿宋" w:eastAsia="仿宋"/>
          <w:color w:val="000000" w:themeColor="text1"/>
          <w:sz w:val="28"/>
          <w:szCs w:val="28"/>
          <w14:textFill>
            <w14:solidFill>
              <w14:schemeClr w14:val="tx1"/>
            </w14:solidFill>
          </w14:textFill>
        </w:rPr>
        <w:t>、加强巡视，发现问题及时处理、及时上报，把问题消灭在萌芽状态，严格落实环境卫生要求，严防传染病的发生。</w:t>
      </w:r>
    </w:p>
    <w:p w14:paraId="56D07DE2">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5</w:t>
      </w:r>
      <w:r>
        <w:rPr>
          <w:rFonts w:hint="eastAsia" w:ascii="仿宋" w:hAnsi="仿宋" w:eastAsia="仿宋"/>
          <w:color w:val="000000" w:themeColor="text1"/>
          <w:sz w:val="28"/>
          <w:szCs w:val="28"/>
          <w14:textFill>
            <w14:solidFill>
              <w14:schemeClr w14:val="tx1"/>
            </w14:solidFill>
          </w14:textFill>
        </w:rPr>
        <w:t>、不得擅自改变房屋的主体结构、拆除或改装房屋的配套设备设施。</w:t>
      </w:r>
    </w:p>
    <w:p w14:paraId="69590376">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6</w:t>
      </w:r>
      <w:r>
        <w:rPr>
          <w:rFonts w:hint="eastAsia" w:ascii="仿宋" w:hAnsi="仿宋" w:eastAsia="仿宋"/>
          <w:color w:val="000000" w:themeColor="text1"/>
          <w:sz w:val="28"/>
          <w:szCs w:val="28"/>
          <w14:textFill>
            <w14:solidFill>
              <w14:schemeClr w14:val="tx1"/>
            </w14:solidFill>
          </w14:textFill>
        </w:rPr>
        <w:t>、保障房屋安全出口、疏散通道畅通。</w:t>
      </w:r>
    </w:p>
    <w:p w14:paraId="74EA20B1">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（五）乙方不得使用该房屋从事以下活动：</w:t>
      </w:r>
    </w:p>
    <w:p w14:paraId="05F42553">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w:t>
      </w:r>
      <w:r>
        <w:rPr>
          <w:rFonts w:hint="eastAsia" w:ascii="仿宋" w:hAnsi="仿宋" w:eastAsia="仿宋"/>
          <w:color w:val="000000" w:themeColor="text1"/>
          <w:sz w:val="28"/>
          <w:szCs w:val="28"/>
          <w14:textFill>
            <w14:solidFill>
              <w14:schemeClr w14:val="tx1"/>
            </w14:solidFill>
          </w14:textFill>
        </w:rPr>
        <w:t>、使用超负荷大功率电器。</w:t>
      </w:r>
    </w:p>
    <w:p w14:paraId="332E5B4C">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2、从事黄、赌、毒等各类违法违规活动，进行无证无照违章经营活动。</w:t>
      </w:r>
    </w:p>
    <w:p w14:paraId="57A7D599">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3、从事危险化学品、烟花爆竹等危险品的生产经营，存储存放易燃易爆物品。</w:t>
      </w:r>
    </w:p>
    <w:p w14:paraId="7D319086">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4、泄露国家机密，危害国家安全或者损害国家荣誉和利益，散布谣言，扰乱社会秩序，破坏社会稳定，煽动民族仇恨、民族歧视，破坏民族团结，侵害民族风俗、习惯。</w:t>
      </w:r>
    </w:p>
    <w:p w14:paraId="433D8F7F">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5、留宿无证人员或公安部门通缉的人员。</w:t>
      </w:r>
    </w:p>
    <w:p w14:paraId="54B518E4">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6、乙方应加强电动自行车管理，严格遵循杭州市政府关于电动自行车“两个一律的要求”。</w:t>
      </w:r>
    </w:p>
    <w:p w14:paraId="6E237E76">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7、乙方应经常性开展安全教育，掌握必要的消费、逃生、避险等安全知识，必要时组织应急演等。</w:t>
      </w:r>
    </w:p>
    <w:p w14:paraId="48BB619A">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（六）违约责任</w:t>
      </w:r>
    </w:p>
    <w:p w14:paraId="6E1901DD">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乙方应自觉接受当地公安消防等相关部门和甲方的检查、指导，严格执行消防法和有关规定。甲方依据相关法律法规及本安全协议书以上条款的约定对乙方进行安全监督和检查。甲方在检查中发现乙方违反以上条款约定，或违反消防、治安及其他安全规定的，甲方有权要求乙方进行整改，乙方应积极落实整改。乙方未按要求进行整改，严重影响甲方正常生产经营及安全管理工作的开展，给甲方资产造成重大安全风险，甲方视为乙方违约，乙方承担相应的违约责任。</w:t>
      </w:r>
    </w:p>
    <w:p w14:paraId="25A8B33D">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租赁使用该房屋期间内，因乙方违反消防法和有关法律法规规定，被行政处罚的或发生火灾和其它人身伤害事故及财产损失的，乙方应负完全民事、行政、刑事责任，因此造成甲方损失的，乙方还应承担全部赔偿责任。</w:t>
      </w:r>
    </w:p>
    <w:p w14:paraId="71F97B35">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（七）其他未尽之处，以有关法律、法规、规定为准。</w:t>
      </w:r>
    </w:p>
    <w:p w14:paraId="5900DAD3">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（八）本责任书与合同一并签字生效。</w:t>
      </w:r>
    </w:p>
    <w:p w14:paraId="4C168B0C">
      <w:pPr>
        <w:spacing w:line="400" w:lineRule="exact"/>
        <w:ind w:firstLine="560" w:firstLineChars="200"/>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（九）乙方在使用房屋期间，须自行看护看管好自己的物品，如有丢失、破坏等，乙方自行承担损失。</w:t>
      </w:r>
    </w:p>
    <w:p w14:paraId="3A7D7471">
      <w:pPr>
        <w:adjustRightInd w:val="0"/>
        <w:snapToGrid w:val="0"/>
        <w:spacing w:after="240" w:line="360" w:lineRule="auto"/>
        <w:rPr>
          <w:rFonts w:ascii="仿宋" w:hAnsi="仿宋" w:eastAsia="仿宋"/>
          <w:color w:val="000000" w:themeColor="text1"/>
          <w:sz w:val="28"/>
          <w:szCs w:val="28"/>
          <w14:textFill>
            <w14:solidFill>
              <w14:schemeClr w14:val="tx1"/>
            </w14:solidFill>
          </w14:textFill>
        </w:rPr>
      </w:pPr>
    </w:p>
    <w:p w14:paraId="7A6FFACF">
      <w:pPr>
        <w:adjustRightInd w:val="0"/>
        <w:snapToGrid w:val="0"/>
        <w:spacing w:after="240" w:line="360" w:lineRule="auto"/>
        <w:rPr>
          <w:rFonts w:ascii="仿宋" w:hAnsi="仿宋" w:eastAsia="仿宋"/>
          <w:color w:val="000000" w:themeColor="text1"/>
          <w:sz w:val="28"/>
          <w:szCs w:val="28"/>
          <w14:textFill>
            <w14:solidFill>
              <w14:schemeClr w14:val="tx1"/>
            </w14:solidFill>
          </w14:textFill>
        </w:rPr>
      </w:pPr>
    </w:p>
    <w:p w14:paraId="3B3F8427">
      <w:pPr>
        <w:adjustRightInd w:val="0"/>
        <w:snapToGrid w:val="0"/>
        <w:spacing w:line="360" w:lineRule="auto"/>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甲方（盖章）：                       乙方（盖章）：</w:t>
      </w:r>
    </w:p>
    <w:p w14:paraId="5E876557">
      <w:pPr>
        <w:adjustRightInd w:val="0"/>
        <w:snapToGrid w:val="0"/>
        <w:spacing w:line="360" w:lineRule="auto"/>
        <w:rPr>
          <w:rFonts w:ascii="仿宋" w:hAnsi="仿宋" w:eastAsia="仿宋"/>
          <w:color w:val="000000" w:themeColor="text1"/>
          <w:sz w:val="21"/>
          <w:szCs w:val="21"/>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法定代表人或委托代理人（签名）：           法定代表人或委托代理人（签名）：</w:t>
      </w:r>
    </w:p>
    <w:p w14:paraId="798B07A3">
      <w:pPr>
        <w:adjustRightInd w:val="0"/>
        <w:snapToGrid w:val="0"/>
        <w:spacing w:line="360" w:lineRule="auto"/>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地址：                          地址：</w:t>
      </w:r>
    </w:p>
    <w:p w14:paraId="38CA1470">
      <w:pPr>
        <w:adjustRightInd w:val="0"/>
        <w:snapToGrid w:val="0"/>
        <w:spacing w:after="240" w:line="360" w:lineRule="auto"/>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电话：                          电话：</w:t>
      </w:r>
    </w:p>
    <w:p w14:paraId="3A9733C9">
      <w:pPr>
        <w:spacing w:before="312" w:beforeLines="100" w:line="400" w:lineRule="exact"/>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签约时间：年月日                签约时间：年月</w:t>
      </w:r>
      <w:r>
        <w:rPr>
          <w:rFonts w:ascii="仿宋" w:hAnsi="仿宋" w:eastAsia="仿宋"/>
          <w:color w:val="000000" w:themeColor="text1"/>
          <w:sz w:val="28"/>
          <w:szCs w:val="28"/>
          <w14:textFill>
            <w14:solidFill>
              <w14:schemeClr w14:val="tx1"/>
            </w14:solidFill>
          </w14:textFill>
        </w:rPr>
        <w:t>日</w:t>
      </w:r>
    </w:p>
    <w:p w14:paraId="78A83FCF"/>
    <w:p w14:paraId="14371263">
      <w:pPr>
        <w:pStyle w:val="5"/>
        <w:spacing w:line="500" w:lineRule="exact"/>
      </w:pPr>
    </w:p>
    <w:p w14:paraId="2DAECF09">
      <w:pPr>
        <w:pStyle w:val="5"/>
        <w:spacing w:line="500" w:lineRule="exact"/>
      </w:pPr>
    </w:p>
    <w:p w14:paraId="3CDDB8CE">
      <w:pPr>
        <w:pStyle w:val="5"/>
        <w:spacing w:line="500" w:lineRule="exact"/>
      </w:pPr>
    </w:p>
    <w:p w14:paraId="74115AF6">
      <w:pPr>
        <w:pStyle w:val="5"/>
        <w:spacing w:line="500" w:lineRule="exact"/>
      </w:pPr>
    </w:p>
    <w:p w14:paraId="5B03325E">
      <w:pPr>
        <w:pStyle w:val="5"/>
        <w:spacing w:line="500" w:lineRule="exact"/>
      </w:pPr>
    </w:p>
    <w:p w14:paraId="41A100BF">
      <w:pPr>
        <w:spacing w:before="312" w:beforeLines="100" w:line="500" w:lineRule="exact"/>
        <w:rPr>
          <w:rFonts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附件</w:t>
      </w:r>
      <w:r>
        <w:rPr>
          <w:rFonts w:hint="eastAsia" w:ascii="仿宋" w:hAnsi="仿宋" w:eastAsia="仿宋"/>
          <w:color w:val="000000" w:themeColor="text1"/>
          <w:sz w:val="28"/>
          <w:szCs w:val="28"/>
          <w:lang w:val="en-US" w:eastAsia="zh-CN"/>
          <w14:textFill>
            <w14:solidFill>
              <w14:schemeClr w14:val="tx1"/>
            </w14:solidFill>
          </w14:textFill>
        </w:rPr>
        <w:t>四</w:t>
      </w:r>
      <w:r>
        <w:rPr>
          <w:rFonts w:hint="eastAsia" w:ascii="仿宋" w:hAnsi="仿宋" w:eastAsia="仿宋"/>
          <w:color w:val="000000" w:themeColor="text1"/>
          <w:sz w:val="28"/>
          <w:szCs w:val="28"/>
          <w14:textFill>
            <w14:solidFill>
              <w14:schemeClr w14:val="tx1"/>
            </w14:solidFill>
          </w14:textFill>
        </w:rPr>
        <w:t>：</w:t>
      </w:r>
    </w:p>
    <w:p w14:paraId="44214AE5">
      <w:pPr>
        <w:adjustRightInd w:val="0"/>
        <w:snapToGrid w:val="0"/>
        <w:spacing w:line="360" w:lineRule="auto"/>
        <w:ind w:firstLine="723" w:firstLineChars="200"/>
        <w:jc w:val="center"/>
        <w:rPr>
          <w:rFonts w:ascii="仿宋" w:hAnsi="仿宋" w:eastAsia="仿宋" w:cs="宋体"/>
          <w:b/>
          <w:sz w:val="36"/>
          <w:szCs w:val="36"/>
        </w:rPr>
      </w:pPr>
      <w:r>
        <w:rPr>
          <w:rFonts w:hint="eastAsia" w:ascii="仿宋" w:hAnsi="仿宋" w:eastAsia="仿宋" w:cs="宋体"/>
          <w:b/>
          <w:sz w:val="36"/>
          <w:szCs w:val="36"/>
        </w:rPr>
        <w:t>廉政协议书</w:t>
      </w:r>
    </w:p>
    <w:p w14:paraId="08E4AB50">
      <w:pPr>
        <w:adjustRightInd w:val="0"/>
        <w:snapToGrid w:val="0"/>
        <w:spacing w:line="420" w:lineRule="exact"/>
        <w:ind w:firstLine="560" w:firstLineChars="200"/>
        <w:rPr>
          <w:rFonts w:ascii="仿宋" w:hAnsi="仿宋" w:eastAsia="仿宋" w:cs="宋体"/>
          <w:sz w:val="28"/>
          <w:szCs w:val="28"/>
        </w:rPr>
      </w:pPr>
      <w:r>
        <w:rPr>
          <w:rFonts w:hint="eastAsia" w:ascii="仿宋" w:hAnsi="仿宋" w:eastAsia="仿宋" w:cs="宋体"/>
          <w:sz w:val="28"/>
          <w:szCs w:val="28"/>
        </w:rPr>
        <w:t>为促进甲乙双方在底商租赁工作中保持廉洁自律的工作作风，防止各种不正当行为发生，根据国家、省、市有关廉政建设的各项规定，结合项目的特点，特订立本廉政协议书如下：</w:t>
      </w:r>
    </w:p>
    <w:p w14:paraId="156CD80D">
      <w:pPr>
        <w:adjustRightInd w:val="0"/>
        <w:snapToGrid w:val="0"/>
        <w:spacing w:line="420" w:lineRule="exact"/>
        <w:ind w:firstLine="560" w:firstLineChars="200"/>
        <w:rPr>
          <w:rFonts w:ascii="仿宋" w:hAnsi="仿宋" w:eastAsia="仿宋" w:cs="宋体"/>
          <w:sz w:val="28"/>
          <w:szCs w:val="28"/>
        </w:rPr>
      </w:pPr>
      <w:r>
        <w:rPr>
          <w:rFonts w:hint="eastAsia" w:ascii="仿宋" w:hAnsi="仿宋" w:eastAsia="仿宋" w:cs="宋体"/>
          <w:sz w:val="28"/>
          <w:szCs w:val="28"/>
        </w:rPr>
        <w:t>一、自觉遵守廉政建设的各项规定，完成底商租赁工作。</w:t>
      </w:r>
    </w:p>
    <w:p w14:paraId="246EC1FE">
      <w:pPr>
        <w:adjustRightInd w:val="0"/>
        <w:snapToGrid w:val="0"/>
        <w:spacing w:line="420" w:lineRule="exact"/>
        <w:ind w:firstLine="560" w:firstLineChars="200"/>
        <w:rPr>
          <w:rFonts w:ascii="仿宋" w:hAnsi="仿宋" w:eastAsia="仿宋" w:cs="宋体"/>
          <w:sz w:val="28"/>
          <w:szCs w:val="28"/>
        </w:rPr>
      </w:pPr>
      <w:r>
        <w:rPr>
          <w:rFonts w:hint="eastAsia" w:ascii="仿宋" w:hAnsi="仿宋" w:eastAsia="仿宋" w:cs="宋体"/>
          <w:sz w:val="28"/>
          <w:szCs w:val="28"/>
        </w:rPr>
        <w:t>二、不得以任何形式索要和收受回扣等好处费。</w:t>
      </w:r>
    </w:p>
    <w:p w14:paraId="580BC1AE">
      <w:pPr>
        <w:adjustRightInd w:val="0"/>
        <w:snapToGrid w:val="0"/>
        <w:spacing w:line="420" w:lineRule="exact"/>
        <w:ind w:firstLine="560" w:firstLineChars="200"/>
        <w:rPr>
          <w:rFonts w:ascii="仿宋" w:hAnsi="仿宋" w:eastAsia="仿宋" w:cs="宋体"/>
          <w:sz w:val="28"/>
          <w:szCs w:val="28"/>
        </w:rPr>
      </w:pPr>
      <w:r>
        <w:rPr>
          <w:rFonts w:hint="eastAsia" w:ascii="仿宋" w:hAnsi="仿宋" w:eastAsia="仿宋" w:cs="宋体"/>
          <w:sz w:val="28"/>
          <w:szCs w:val="28"/>
        </w:rPr>
        <w:t>三、双方工作人员保持正常业务交往，不得接受礼金、有价证券、支付凭证和贵重物品，不得报销任何应由个人支付的费用。</w:t>
      </w:r>
    </w:p>
    <w:p w14:paraId="7D362AB4">
      <w:pPr>
        <w:adjustRightInd w:val="0"/>
        <w:snapToGrid w:val="0"/>
        <w:spacing w:line="420" w:lineRule="exact"/>
        <w:ind w:firstLine="560" w:firstLineChars="200"/>
        <w:rPr>
          <w:rFonts w:ascii="仿宋" w:hAnsi="仿宋" w:eastAsia="仿宋" w:cs="宋体"/>
          <w:sz w:val="28"/>
          <w:szCs w:val="28"/>
        </w:rPr>
      </w:pPr>
      <w:r>
        <w:rPr>
          <w:rFonts w:hint="eastAsia" w:ascii="仿宋" w:hAnsi="仿宋" w:eastAsia="仿宋" w:cs="宋体"/>
          <w:sz w:val="28"/>
          <w:szCs w:val="28"/>
        </w:rPr>
        <w:t>四、不得以洽谈业务、签订经济合同为借口，宴请、邀请外出旅游或进入营业性高档娱乐场所。</w:t>
      </w:r>
    </w:p>
    <w:p w14:paraId="55380CC3">
      <w:pPr>
        <w:adjustRightInd w:val="0"/>
        <w:snapToGrid w:val="0"/>
        <w:spacing w:line="420" w:lineRule="exact"/>
        <w:ind w:firstLine="560" w:firstLineChars="200"/>
        <w:rPr>
          <w:rFonts w:ascii="仿宋" w:hAnsi="仿宋" w:eastAsia="仿宋" w:cs="宋体"/>
          <w:sz w:val="28"/>
          <w:szCs w:val="28"/>
        </w:rPr>
      </w:pPr>
      <w:r>
        <w:rPr>
          <w:rFonts w:hint="eastAsia" w:ascii="仿宋" w:hAnsi="仿宋" w:eastAsia="仿宋" w:cs="宋体"/>
          <w:sz w:val="28"/>
          <w:szCs w:val="28"/>
        </w:rPr>
        <w:t>五、双方人员不得要求或者接受为其住房装修、婚丧嫁娶、家电采购、家属和子女的工作安排以及出国等提供方便。</w:t>
      </w:r>
    </w:p>
    <w:p w14:paraId="682D1788">
      <w:pPr>
        <w:adjustRightInd w:val="0"/>
        <w:snapToGrid w:val="0"/>
        <w:spacing w:line="420" w:lineRule="exact"/>
        <w:ind w:firstLine="560" w:firstLineChars="200"/>
        <w:rPr>
          <w:rFonts w:ascii="仿宋" w:hAnsi="仿宋" w:eastAsia="仿宋" w:cs="宋体"/>
          <w:sz w:val="28"/>
          <w:szCs w:val="28"/>
        </w:rPr>
      </w:pPr>
      <w:r>
        <w:rPr>
          <w:rFonts w:hint="eastAsia" w:ascii="仿宋" w:hAnsi="仿宋" w:eastAsia="仿宋" w:cs="宋体"/>
          <w:sz w:val="28"/>
          <w:szCs w:val="28"/>
        </w:rPr>
        <w:t>六、双方人员不得接受赠送或提供使用的通信工具、交通工具、家用电器、高档办公用品等物品。</w:t>
      </w:r>
    </w:p>
    <w:p w14:paraId="585DD4E6">
      <w:pPr>
        <w:adjustRightInd w:val="0"/>
        <w:snapToGrid w:val="0"/>
        <w:spacing w:line="420" w:lineRule="exact"/>
        <w:ind w:firstLine="560" w:firstLineChars="200"/>
        <w:rPr>
          <w:rFonts w:ascii="仿宋" w:hAnsi="仿宋" w:eastAsia="仿宋" w:cs="宋体"/>
          <w:sz w:val="28"/>
          <w:szCs w:val="28"/>
        </w:rPr>
      </w:pPr>
      <w:r>
        <w:rPr>
          <w:rFonts w:hint="eastAsia" w:ascii="仿宋" w:hAnsi="仿宋" w:eastAsia="仿宋" w:cs="宋体"/>
          <w:sz w:val="28"/>
          <w:szCs w:val="28"/>
        </w:rPr>
        <w:t>七、双方人员不得介绍家属或亲友从事有关此工程的任何经济活动。</w:t>
      </w:r>
    </w:p>
    <w:p w14:paraId="6D3D1392">
      <w:pPr>
        <w:adjustRightInd w:val="0"/>
        <w:snapToGrid w:val="0"/>
        <w:spacing w:line="420" w:lineRule="exact"/>
        <w:ind w:firstLine="560" w:firstLineChars="200"/>
        <w:rPr>
          <w:rFonts w:ascii="仿宋" w:hAnsi="仿宋" w:eastAsia="仿宋" w:cs="宋体"/>
          <w:sz w:val="28"/>
          <w:szCs w:val="28"/>
        </w:rPr>
      </w:pPr>
      <w:r>
        <w:rPr>
          <w:rFonts w:hint="eastAsia" w:ascii="仿宋" w:hAnsi="仿宋" w:eastAsia="仿宋" w:cs="宋体"/>
          <w:sz w:val="28"/>
          <w:szCs w:val="28"/>
        </w:rPr>
        <w:t>八、乙方不得为谋取私利擅自与甲方工作人员进行私下商谈等活动或者达成默契。</w:t>
      </w:r>
    </w:p>
    <w:p w14:paraId="54D8D481">
      <w:pPr>
        <w:adjustRightInd w:val="0"/>
        <w:snapToGrid w:val="0"/>
        <w:spacing w:line="420" w:lineRule="exact"/>
        <w:ind w:firstLine="560" w:firstLineChars="200"/>
        <w:rPr>
          <w:rFonts w:ascii="仿宋" w:hAnsi="仿宋" w:eastAsia="仿宋" w:cs="宋体"/>
          <w:sz w:val="28"/>
          <w:szCs w:val="28"/>
        </w:rPr>
      </w:pPr>
      <w:r>
        <w:rPr>
          <w:rFonts w:hint="eastAsia" w:ascii="仿宋" w:hAnsi="仿宋" w:eastAsia="仿宋" w:cs="宋体"/>
          <w:sz w:val="28"/>
          <w:szCs w:val="28"/>
        </w:rPr>
        <w:t>九、乙方如发现甲方工作人员有违反上述协议的情况，应当向甲方领导或者甲方监察审计部（</w:t>
      </w:r>
      <w:r>
        <w:rPr>
          <w:rFonts w:ascii="仿宋" w:hAnsi="仿宋" w:eastAsia="仿宋" w:cs="宋体"/>
          <w:sz w:val="28"/>
          <w:szCs w:val="28"/>
        </w:rPr>
        <w:t>88117129</w:t>
      </w:r>
      <w:r>
        <w:rPr>
          <w:rFonts w:hint="eastAsia" w:ascii="仿宋" w:hAnsi="仿宋" w:eastAsia="仿宋" w:cs="宋体"/>
          <w:sz w:val="28"/>
          <w:szCs w:val="28"/>
        </w:rPr>
        <w:t>）举报。甲方工作人员不得找任何借口对乙方进行报复。</w:t>
      </w:r>
    </w:p>
    <w:p w14:paraId="51E3C15A">
      <w:pPr>
        <w:adjustRightInd w:val="0"/>
        <w:snapToGrid w:val="0"/>
        <w:spacing w:line="420" w:lineRule="exact"/>
        <w:ind w:firstLine="560" w:firstLineChars="200"/>
        <w:rPr>
          <w:rFonts w:ascii="仿宋" w:hAnsi="仿宋" w:eastAsia="仿宋" w:cs="宋体"/>
          <w:sz w:val="28"/>
          <w:szCs w:val="28"/>
        </w:rPr>
      </w:pPr>
      <w:r>
        <w:rPr>
          <w:rFonts w:hint="eastAsia" w:ascii="仿宋" w:hAnsi="仿宋" w:eastAsia="仿宋" w:cs="宋体"/>
          <w:sz w:val="28"/>
          <w:szCs w:val="28"/>
        </w:rPr>
        <w:t>十、甲方发现乙方有违反本协议或者行贿甲方工作人员，甲方将根据具体情节和造成的后果，采取暂停、终止合同或取消今后在本公司的房屋租赁资格。由此给甲方单位造成的损失均由乙方承担，乙方用不正当手段获取的非法所得要依法予以追缴。</w:t>
      </w:r>
    </w:p>
    <w:p w14:paraId="46C5E34E">
      <w:pPr>
        <w:adjustRightInd w:val="0"/>
        <w:snapToGrid w:val="0"/>
        <w:spacing w:line="420" w:lineRule="exact"/>
        <w:ind w:firstLine="560" w:firstLineChars="200"/>
        <w:rPr>
          <w:rFonts w:ascii="仿宋" w:hAnsi="仿宋" w:eastAsia="仿宋" w:cs="宋体"/>
          <w:sz w:val="28"/>
          <w:szCs w:val="28"/>
        </w:rPr>
      </w:pPr>
      <w:r>
        <w:rPr>
          <w:rFonts w:hint="eastAsia" w:ascii="仿宋" w:hAnsi="仿宋" w:eastAsia="仿宋" w:cs="宋体"/>
          <w:sz w:val="28"/>
          <w:szCs w:val="28"/>
        </w:rPr>
        <w:t>十一、本廉政协议作为《房屋租赁合同》的附件，与合同具有同等法律效力，经双方签署后立即生效。</w:t>
      </w:r>
    </w:p>
    <w:p w14:paraId="428C80BC">
      <w:pPr>
        <w:adjustRightInd w:val="0"/>
        <w:snapToGrid w:val="0"/>
        <w:spacing w:line="420" w:lineRule="exact"/>
        <w:ind w:firstLine="560" w:firstLineChars="200"/>
        <w:rPr>
          <w:rFonts w:ascii="仿宋" w:hAnsi="仿宋" w:eastAsia="仿宋" w:cs="宋体"/>
          <w:sz w:val="28"/>
          <w:szCs w:val="28"/>
        </w:rPr>
      </w:pPr>
    </w:p>
    <w:p w14:paraId="429B5A7C">
      <w:pPr>
        <w:adjustRightInd w:val="0"/>
        <w:snapToGrid w:val="0"/>
        <w:spacing w:line="420" w:lineRule="exact"/>
        <w:ind w:firstLine="560" w:firstLineChars="200"/>
        <w:rPr>
          <w:rFonts w:ascii="仿宋" w:hAnsi="仿宋" w:eastAsia="仿宋" w:cs="宋体"/>
          <w:sz w:val="28"/>
          <w:szCs w:val="28"/>
        </w:rPr>
      </w:pPr>
      <w:r>
        <w:rPr>
          <w:rFonts w:hint="eastAsia" w:ascii="仿宋" w:hAnsi="仿宋" w:eastAsia="仿宋" w:cs="宋体"/>
          <w:sz w:val="28"/>
          <w:szCs w:val="28"/>
        </w:rPr>
        <w:t xml:space="preserve">甲方（签章）：                     乙方（签章）：          </w:t>
      </w:r>
    </w:p>
    <w:p w14:paraId="6B524A2D">
      <w:pPr>
        <w:adjustRightInd w:val="0"/>
        <w:snapToGrid w:val="0"/>
        <w:spacing w:line="400" w:lineRule="exact"/>
        <w:ind w:firstLine="840" w:firstLineChars="300"/>
        <w:rPr>
          <w:rFonts w:ascii="仿宋" w:hAnsi="仿宋" w:eastAsia="仿宋"/>
          <w:sz w:val="28"/>
          <w:szCs w:val="28"/>
        </w:rPr>
      </w:pPr>
      <w:r>
        <w:rPr>
          <w:rFonts w:hint="eastAsia" w:ascii="仿宋" w:hAnsi="仿宋" w:eastAsia="仿宋" w:cs="宋体"/>
          <w:sz w:val="28"/>
          <w:szCs w:val="28"/>
        </w:rPr>
        <w:t>年月日                           年  月  日</w:t>
      </w:r>
    </w:p>
    <w:p w14:paraId="679D5C2C">
      <w:pPr>
        <w:pStyle w:val="5"/>
        <w:spacing w:line="500" w:lineRule="exact"/>
        <w:ind w:firstLine="0" w:firstLineChars="0"/>
      </w:pPr>
    </w:p>
    <w:p w14:paraId="394EA3F7">
      <w:pPr>
        <w:pStyle w:val="5"/>
        <w:spacing w:line="500" w:lineRule="exact"/>
      </w:pPr>
    </w:p>
    <w:p w14:paraId="724B2B3D">
      <w:pPr>
        <w:pStyle w:val="5"/>
        <w:spacing w:line="500" w:lineRule="exact"/>
        <w:ind w:firstLine="0" w:firstLineChars="0"/>
        <w:rPr>
          <w:rFonts w:eastAsia="黑体"/>
          <w:b/>
          <w:kern w:val="0"/>
          <w:sz w:val="28"/>
          <w:szCs w:val="28"/>
        </w:rPr>
      </w:pPr>
      <w:r>
        <w:rPr>
          <w:rFonts w:hint="eastAsia" w:eastAsia="黑体"/>
          <w:b/>
          <w:kern w:val="0"/>
          <w:sz w:val="28"/>
          <w:szCs w:val="28"/>
        </w:rPr>
        <w:t>签署</w:t>
      </w:r>
    </w:p>
    <w:p w14:paraId="0270E687">
      <w:pPr>
        <w:adjustRightInd w:val="0"/>
        <w:snapToGrid w:val="0"/>
        <w:spacing w:line="500" w:lineRule="exact"/>
        <w:ind w:firstLine="470" w:firstLineChars="195"/>
        <w:rPr>
          <w:b/>
        </w:rPr>
      </w:pPr>
      <w:r>
        <w:rPr>
          <w:rFonts w:hint="eastAsia"/>
          <w:b/>
        </w:rPr>
        <w:t>本合同双方本人或分别已正式授权其下述代表于杭州市正式签署本合同，以昭信守。</w:t>
      </w:r>
    </w:p>
    <w:p w14:paraId="11FF6E59">
      <w:pPr>
        <w:pStyle w:val="5"/>
        <w:spacing w:line="500" w:lineRule="exact"/>
        <w:ind w:firstLine="0" w:firstLineChars="0"/>
        <w:rPr>
          <w:b/>
        </w:rPr>
      </w:pPr>
    </w:p>
    <w:p w14:paraId="18CF140D">
      <w:pPr>
        <w:pStyle w:val="5"/>
        <w:spacing w:line="500" w:lineRule="exact"/>
        <w:ind w:firstLine="0" w:firstLineChars="0"/>
        <w:rPr>
          <w:b/>
        </w:rPr>
      </w:pPr>
    </w:p>
    <w:p w14:paraId="2249E534">
      <w:pPr>
        <w:pStyle w:val="5"/>
        <w:spacing w:line="500" w:lineRule="exact"/>
        <w:ind w:firstLine="0" w:firstLineChars="0"/>
        <w:rPr>
          <w:b/>
        </w:rPr>
      </w:pPr>
    </w:p>
    <w:p w14:paraId="4F2EFA87">
      <w:pPr>
        <w:pStyle w:val="22"/>
        <w:spacing w:before="0" w:beforeAutospacing="0" w:after="0" w:afterAutospacing="0" w:line="500" w:lineRule="exact"/>
        <w:jc w:val="both"/>
        <w:rPr>
          <w:rFonts w:ascii="Times New Roman" w:hAnsi="Times New Roman" w:eastAsia="黑体"/>
          <w:b/>
          <w:sz w:val="24"/>
        </w:rPr>
      </w:pPr>
      <w:r>
        <w:rPr>
          <w:rFonts w:hint="eastAsia" w:ascii="Times New Roman" w:hAnsi="Times New Roman" w:eastAsia="黑体"/>
          <w:b/>
          <w:sz w:val="24"/>
        </w:rPr>
        <w:t>出租人签章（甲方）：                    承租人签章（乙方）：</w:t>
      </w:r>
    </w:p>
    <w:p w14:paraId="0F55B5C3">
      <w:pPr>
        <w:pStyle w:val="22"/>
        <w:spacing w:before="0" w:beforeAutospacing="0" w:after="0" w:afterAutospacing="0" w:line="500" w:lineRule="exact"/>
        <w:jc w:val="both"/>
        <w:rPr>
          <w:rFonts w:ascii="Times New Roman" w:hAnsi="Times New Roman" w:eastAsia="黑体"/>
          <w:b/>
          <w:sz w:val="24"/>
        </w:rPr>
      </w:pPr>
    </w:p>
    <w:p w14:paraId="34EE879D">
      <w:pPr>
        <w:pStyle w:val="22"/>
        <w:spacing w:before="0" w:beforeAutospacing="0" w:after="0" w:afterAutospacing="0" w:line="500" w:lineRule="exact"/>
        <w:jc w:val="both"/>
        <w:rPr>
          <w:rFonts w:ascii="Times New Roman" w:hAnsi="Times New Roman" w:eastAsia="黑体"/>
          <w:b/>
          <w:sz w:val="24"/>
        </w:rPr>
      </w:pPr>
    </w:p>
    <w:p w14:paraId="783645B5">
      <w:pPr>
        <w:pStyle w:val="22"/>
        <w:spacing w:before="0" w:beforeAutospacing="0" w:after="0" w:afterAutospacing="0" w:line="500" w:lineRule="exact"/>
        <w:jc w:val="both"/>
        <w:rPr>
          <w:rFonts w:ascii="Times New Roman" w:hAnsi="Times New Roman" w:eastAsia="黑体"/>
          <w:b/>
          <w:sz w:val="24"/>
        </w:rPr>
      </w:pPr>
      <w:r>
        <w:rPr>
          <w:rFonts w:hint="eastAsia" w:ascii="Times New Roman" w:hAnsi="Times New Roman" w:eastAsia="黑体"/>
          <w:b/>
          <w:sz w:val="24"/>
        </w:rPr>
        <w:t>法人代表：                               法人代表：</w:t>
      </w:r>
    </w:p>
    <w:p w14:paraId="06F11CCD">
      <w:pPr>
        <w:pStyle w:val="22"/>
        <w:spacing w:before="0" w:beforeAutospacing="0" w:after="0" w:afterAutospacing="0" w:line="500" w:lineRule="exact"/>
        <w:jc w:val="both"/>
        <w:rPr>
          <w:rFonts w:ascii="Times New Roman" w:hAnsi="Times New Roman" w:eastAsia="黑体"/>
          <w:b/>
          <w:sz w:val="24"/>
        </w:rPr>
      </w:pPr>
    </w:p>
    <w:p w14:paraId="762279D9">
      <w:pPr>
        <w:pStyle w:val="22"/>
        <w:spacing w:before="0" w:beforeAutospacing="0" w:after="0" w:afterAutospacing="0" w:line="500" w:lineRule="exact"/>
        <w:jc w:val="both"/>
        <w:rPr>
          <w:rFonts w:ascii="Times New Roman" w:hAnsi="Times New Roman" w:eastAsia="黑体"/>
          <w:b/>
          <w:sz w:val="24"/>
        </w:rPr>
      </w:pPr>
    </w:p>
    <w:p w14:paraId="52071152">
      <w:pPr>
        <w:pStyle w:val="22"/>
        <w:spacing w:before="0" w:beforeAutospacing="0" w:after="0" w:afterAutospacing="0" w:line="500" w:lineRule="exact"/>
        <w:jc w:val="both"/>
        <w:rPr>
          <w:rFonts w:ascii="Times New Roman" w:hAnsi="Times New Roman" w:eastAsia="黑体"/>
          <w:b/>
          <w:sz w:val="24"/>
        </w:rPr>
      </w:pPr>
    </w:p>
    <w:p w14:paraId="5A964D14">
      <w:pPr>
        <w:pStyle w:val="22"/>
        <w:spacing w:before="0" w:beforeAutospacing="0" w:after="0" w:afterAutospacing="0" w:line="500" w:lineRule="exact"/>
        <w:jc w:val="both"/>
        <w:rPr>
          <w:rFonts w:ascii="Times New Roman" w:hAnsi="Times New Roman" w:eastAsia="黑体"/>
          <w:b/>
          <w:sz w:val="24"/>
        </w:rPr>
      </w:pPr>
      <w:r>
        <w:rPr>
          <w:rFonts w:hint="eastAsia" w:ascii="Times New Roman" w:hAnsi="Times New Roman" w:eastAsia="黑体"/>
          <w:b/>
          <w:sz w:val="24"/>
        </w:rPr>
        <w:t>委托代理人签章：                         委托代理人签章：</w:t>
      </w:r>
    </w:p>
    <w:p w14:paraId="7387FFF1">
      <w:pPr>
        <w:pStyle w:val="22"/>
        <w:spacing w:before="0" w:beforeAutospacing="0" w:after="0" w:afterAutospacing="0" w:line="500" w:lineRule="exact"/>
        <w:jc w:val="both"/>
        <w:rPr>
          <w:rFonts w:ascii="Times New Roman" w:hAnsi="Times New Roman" w:eastAsia="黑体"/>
          <w:b/>
          <w:sz w:val="24"/>
        </w:rPr>
      </w:pPr>
    </w:p>
    <w:p w14:paraId="7689B66A">
      <w:pPr>
        <w:pStyle w:val="22"/>
        <w:spacing w:before="0" w:beforeAutospacing="0" w:after="0" w:afterAutospacing="0" w:line="500" w:lineRule="exact"/>
        <w:jc w:val="both"/>
        <w:rPr>
          <w:rFonts w:ascii="Times New Roman" w:hAnsi="Times New Roman" w:eastAsia="黑体"/>
          <w:b/>
          <w:sz w:val="24"/>
        </w:rPr>
      </w:pPr>
      <w:r>
        <w:rPr>
          <w:rFonts w:hint="eastAsia" w:ascii="Times New Roman" w:hAnsi="Times New Roman" w:eastAsia="黑体"/>
          <w:b/>
          <w:sz w:val="24"/>
        </w:rPr>
        <w:t xml:space="preserve">  年    月    日                               年   月   日</w:t>
      </w:r>
    </w:p>
    <w:p w14:paraId="77A1B8C8">
      <w:pPr>
        <w:pStyle w:val="22"/>
        <w:spacing w:before="0" w:beforeAutospacing="0" w:after="0" w:afterAutospacing="0" w:line="500" w:lineRule="exact"/>
        <w:jc w:val="both"/>
        <w:rPr>
          <w:rFonts w:ascii="Times New Roman" w:hAnsi="Times New Roman" w:eastAsia="黑体"/>
          <w:b/>
          <w:sz w:val="24"/>
        </w:rPr>
      </w:pPr>
    </w:p>
    <w:p w14:paraId="23F8316C">
      <w:pPr>
        <w:pStyle w:val="22"/>
        <w:spacing w:before="0" w:beforeAutospacing="0" w:after="0" w:afterAutospacing="0" w:line="500" w:lineRule="exact"/>
        <w:jc w:val="both"/>
        <w:rPr>
          <w:rFonts w:ascii="Times New Roman" w:hAnsi="Times New Roman" w:eastAsia="黑体"/>
          <w:b/>
          <w:sz w:val="24"/>
        </w:rPr>
      </w:pPr>
    </w:p>
    <w:p w14:paraId="40CCD07F">
      <w:pPr>
        <w:pStyle w:val="22"/>
        <w:spacing w:before="0" w:beforeAutospacing="0" w:after="0" w:afterAutospacing="0" w:line="500" w:lineRule="exact"/>
        <w:jc w:val="both"/>
        <w:rPr>
          <w:rFonts w:ascii="Times New Roman" w:hAnsi="Times New Roman" w:eastAsia="黑体"/>
          <w:b/>
          <w:sz w:val="24"/>
        </w:rPr>
      </w:pPr>
    </w:p>
    <w:p w14:paraId="61DEFD55">
      <w:pPr>
        <w:pStyle w:val="22"/>
        <w:spacing w:before="0" w:beforeAutospacing="0" w:after="0" w:afterAutospacing="0" w:line="500" w:lineRule="exact"/>
        <w:jc w:val="both"/>
        <w:rPr>
          <w:rFonts w:ascii="Times New Roman" w:hAnsi="Times New Roman" w:eastAsia="黑体"/>
          <w:b/>
          <w:sz w:val="24"/>
        </w:rPr>
      </w:pPr>
    </w:p>
    <w:p w14:paraId="6575A7D8">
      <w:pPr>
        <w:pStyle w:val="22"/>
        <w:spacing w:before="0" w:beforeAutospacing="0" w:after="0" w:afterAutospacing="0" w:line="500" w:lineRule="exact"/>
        <w:jc w:val="both"/>
        <w:rPr>
          <w:rFonts w:ascii="Times New Roman" w:hAnsi="Times New Roman" w:eastAsia="黑体"/>
          <w:b/>
          <w:sz w:val="24"/>
        </w:rPr>
      </w:pPr>
    </w:p>
    <w:p w14:paraId="7EFCDEBE">
      <w:pPr>
        <w:pStyle w:val="22"/>
        <w:spacing w:before="0" w:beforeAutospacing="0" w:after="0" w:afterAutospacing="0" w:line="500" w:lineRule="exact"/>
        <w:jc w:val="both"/>
        <w:rPr>
          <w:rFonts w:ascii="Times New Roman" w:hAnsi="Times New Roman" w:eastAsia="黑体"/>
          <w:b/>
          <w:sz w:val="24"/>
        </w:rPr>
      </w:pPr>
    </w:p>
    <w:p w14:paraId="5FF47132">
      <w:pPr>
        <w:pStyle w:val="22"/>
        <w:spacing w:before="0" w:beforeAutospacing="0" w:after="0" w:afterAutospacing="0" w:line="500" w:lineRule="exact"/>
        <w:jc w:val="both"/>
        <w:rPr>
          <w:rFonts w:ascii="Times New Roman" w:hAnsi="Times New Roman" w:eastAsia="黑体"/>
          <w:b/>
          <w:sz w:val="24"/>
        </w:rPr>
      </w:pPr>
    </w:p>
    <w:p w14:paraId="2A6829BA">
      <w:pPr>
        <w:pStyle w:val="22"/>
        <w:spacing w:before="0" w:beforeAutospacing="0" w:after="0" w:afterAutospacing="0" w:line="500" w:lineRule="exact"/>
        <w:jc w:val="both"/>
        <w:rPr>
          <w:rFonts w:ascii="Times New Roman" w:hAnsi="Times New Roman" w:eastAsia="黑体"/>
          <w:b/>
          <w:sz w:val="24"/>
        </w:rPr>
      </w:pPr>
    </w:p>
    <w:p w14:paraId="0D210132">
      <w:pPr>
        <w:pStyle w:val="22"/>
        <w:spacing w:before="0" w:beforeAutospacing="0" w:after="0" w:afterAutospacing="0" w:line="500" w:lineRule="exact"/>
        <w:jc w:val="both"/>
        <w:rPr>
          <w:rFonts w:ascii="Times New Roman" w:hAnsi="Times New Roman" w:eastAsia="黑体"/>
          <w:b/>
          <w:sz w:val="24"/>
        </w:rPr>
      </w:pPr>
    </w:p>
    <w:p w14:paraId="77F20F4B">
      <w:pPr>
        <w:pStyle w:val="22"/>
        <w:spacing w:before="0" w:beforeAutospacing="0" w:after="0" w:afterAutospacing="0" w:line="500" w:lineRule="exact"/>
        <w:jc w:val="both"/>
        <w:rPr>
          <w:rFonts w:ascii="Times New Roman" w:hAnsi="Times New Roman" w:eastAsia="黑体"/>
          <w:b/>
          <w:sz w:val="24"/>
        </w:rPr>
      </w:pPr>
    </w:p>
    <w:p w14:paraId="3510D873"/>
    <w:sectPr>
      <w:headerReference r:id="rId4" w:type="first"/>
      <w:headerReference r:id="rId3" w:type="default"/>
      <w:footerReference r:id="rId5" w:type="default"/>
      <w:footerReference r:id="rId6" w:type="even"/>
      <w:pgSz w:w="11906" w:h="16838"/>
      <w:pgMar w:top="1440" w:right="1800" w:bottom="1440" w:left="1800"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B079A57-A766-462C-9E1F-8D9B853ADA89}"/>
  </w:font>
  <w:font w:name="黑体">
    <w:panose1 w:val="02010609060101010101"/>
    <w:charset w:val="86"/>
    <w:family w:val="auto"/>
    <w:pitch w:val="default"/>
    <w:sig w:usb0="800002BF" w:usb1="38CF7CFA" w:usb2="00000016" w:usb3="00000000" w:csb0="00040001" w:csb1="00000000"/>
    <w:embedRegular r:id="rId2" w:fontKey="{07024AF7-4169-4538-86DB-C47933F68E0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宋体_GB2312">
    <w:altName w:val="宋体"/>
    <w:panose1 w:val="00000000000000000000"/>
    <w:charset w:val="86"/>
    <w:family w:val="roman"/>
    <w:pitch w:val="default"/>
    <w:sig w:usb0="00000000" w:usb1="00000000" w:usb2="00000010" w:usb3="00000000" w:csb0="00040000" w:csb1="00000000"/>
  </w:font>
  <w:font w:name="楷体_GB2312">
    <w:altName w:val="楷体"/>
    <w:panose1 w:val="00000000000000000000"/>
    <w:charset w:val="86"/>
    <w:family w:val="swiss"/>
    <w:pitch w:val="default"/>
    <w:sig w:usb0="00000000" w:usb1="00000000" w:usb2="00000000" w:usb3="00000000" w:csb0="00040000" w:csb1="00000000"/>
    <w:embedRegular r:id="rId3" w:fontKey="{E1ADADD6-C0CD-4593-8561-BAAFBA447DD7}"/>
  </w:font>
  <w:font w:name="楷体">
    <w:panose1 w:val="02010609060101010101"/>
    <w:charset w:val="86"/>
    <w:family w:val="auto"/>
    <w:pitch w:val="default"/>
    <w:sig w:usb0="800002BF" w:usb1="38CF7CFA" w:usb2="00000016" w:usb3="00000000" w:csb0="00040001" w:csb1="00000000"/>
  </w:font>
  <w:font w:name="宋体,Bold">
    <w:altName w:val="宋体"/>
    <w:panose1 w:val="00000000000000000000"/>
    <w:charset w:val="86"/>
    <w:family w:val="auto"/>
    <w:pitch w:val="default"/>
    <w:sig w:usb0="00000000" w:usb1="00000000" w:usb2="00000010" w:usb3="00000000" w:csb0="00040000" w:csb1="00000000"/>
    <w:embedRegular r:id="rId4" w:fontKey="{B0BAB232-018E-4F85-A60B-7C5DE2E87A80}"/>
  </w:font>
  <w:font w:name="仿宋_GB2312">
    <w:altName w:val="仿宋"/>
    <w:panose1 w:val="00000000000000000000"/>
    <w:charset w:val="86"/>
    <w:family w:val="modern"/>
    <w:pitch w:val="default"/>
    <w:sig w:usb0="00000000" w:usb1="00000000" w:usb2="00000010" w:usb3="00000000" w:csb0="00040000" w:csb1="00000000"/>
    <w:embedRegular r:id="rId5" w:fontKey="{D1DE47BF-A1A6-42F4-B8A8-3B40F72A6A20}"/>
  </w:font>
  <w:font w:name="仿宋">
    <w:panose1 w:val="02010609060101010101"/>
    <w:charset w:val="86"/>
    <w:family w:val="modern"/>
    <w:pitch w:val="default"/>
    <w:sig w:usb0="800002BF" w:usb1="38CF7CFA" w:usb2="00000016" w:usb3="00000000" w:csb0="00040001" w:csb1="00000000"/>
    <w:embedRegular r:id="rId6" w:fontKey="{AAFE510F-0EC3-495E-97DB-825DEF96DBB0}"/>
  </w:font>
  <w:font w:name="华文中宋">
    <w:panose1 w:val="02010600040101010101"/>
    <w:charset w:val="86"/>
    <w:family w:val="auto"/>
    <w:pitch w:val="default"/>
    <w:sig w:usb0="00000287" w:usb1="080F0000" w:usb2="00000000" w:usb3="00000000" w:csb0="0004009F" w:csb1="DFD70000"/>
    <w:embedRegular r:id="rId7" w:fontKey="{D54B8ED9-3B9F-4D39-9350-EA2229D12209}"/>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5A058">
    <w:pPr>
      <w:pStyle w:val="8"/>
      <w:framePr w:wrap="around" w:vAnchor="text" w:hAnchor="margin" w:xAlign="center" w:y="1"/>
      <w:rPr>
        <w:rStyle w:val="14"/>
      </w:rPr>
    </w:pPr>
    <w:r>
      <w:rPr>
        <w:rStyle w:val="14"/>
        <w:rFonts w:hint="eastAsia"/>
      </w:rPr>
      <w:t>第</w:t>
    </w:r>
    <w:r>
      <w:fldChar w:fldCharType="begin"/>
    </w:r>
    <w:r>
      <w:rPr>
        <w:rStyle w:val="14"/>
      </w:rPr>
      <w:instrText xml:space="preserve">PAGE  </w:instrText>
    </w:r>
    <w:r>
      <w:fldChar w:fldCharType="separate"/>
    </w:r>
    <w:r>
      <w:rPr>
        <w:rStyle w:val="14"/>
      </w:rPr>
      <w:t>10</w:t>
    </w:r>
    <w:r>
      <w:fldChar w:fldCharType="end"/>
    </w:r>
    <w:r>
      <w:rPr>
        <w:rStyle w:val="14"/>
        <w:rFonts w:hint="eastAsia"/>
      </w:rPr>
      <w:t>页共2</w:t>
    </w:r>
    <w:r>
      <w:rPr>
        <w:rStyle w:val="14"/>
        <w:rFonts w:hint="eastAsia"/>
        <w:lang w:val="en-US" w:eastAsia="zh-CN"/>
      </w:rPr>
      <w:t>0</w:t>
    </w:r>
    <w:r>
      <w:rPr>
        <w:rStyle w:val="14"/>
        <w:rFonts w:hint="eastAsia"/>
      </w:rPr>
      <w:t>页</w:t>
    </w:r>
  </w:p>
  <w:p w14:paraId="72D1D1C4">
    <w:pPr>
      <w:pStyle w:val="8"/>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44631">
    <w:pPr>
      <w:pStyle w:val="8"/>
      <w:framePr w:wrap="around" w:vAnchor="text" w:hAnchor="margin" w:xAlign="center" w:y="1"/>
      <w:rPr>
        <w:rStyle w:val="14"/>
      </w:rPr>
    </w:pPr>
    <w:r>
      <w:fldChar w:fldCharType="begin"/>
    </w:r>
    <w:r>
      <w:rPr>
        <w:rStyle w:val="14"/>
      </w:rPr>
      <w:instrText xml:space="preserve">PAGE  </w:instrText>
    </w:r>
    <w:r>
      <w:fldChar w:fldCharType="end"/>
    </w:r>
  </w:p>
  <w:p w14:paraId="74A72EB0">
    <w:pPr>
      <w:pStyle w:val="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B1442">
    <w:pPr>
      <w:pStyle w:val="9"/>
      <w:pBdr>
        <w:bottom w:val="none" w:color="auto" w:sz="0" w:space="0"/>
      </w:pBdr>
      <w:jc w:val="left"/>
      <w:rPr>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6286F">
    <w:pPr>
      <w:pStyle w:val="9"/>
      <w:pBdr>
        <w:bottom w:val="none" w:color="auto" w:sz="0" w:space="0"/>
      </w:pBdr>
      <w:ind w:right="9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6A5755"/>
    <w:multiLevelType w:val="multilevel"/>
    <w:tmpl w:val="7B6A5755"/>
    <w:lvl w:ilvl="0" w:tentative="0">
      <w:start w:val="1"/>
      <w:numFmt w:val="japaneseCounting"/>
      <w:lvlText w:val="（%1）"/>
      <w:lvlJc w:val="left"/>
      <w:pPr>
        <w:tabs>
          <w:tab w:val="left" w:pos="1200"/>
        </w:tabs>
        <w:ind w:left="1200" w:hanging="720"/>
      </w:pPr>
      <w:rPr>
        <w:rFonts w:hint="default" w:cs="Times New Roman"/>
      </w:rPr>
    </w:lvl>
    <w:lvl w:ilvl="1" w:tentative="0">
      <w:start w:val="1"/>
      <w:numFmt w:val="lowerLetter"/>
      <w:lvlText w:val="%2)"/>
      <w:lvlJc w:val="left"/>
      <w:pPr>
        <w:tabs>
          <w:tab w:val="left" w:pos="1320"/>
        </w:tabs>
        <w:ind w:left="1320" w:hanging="420"/>
      </w:pPr>
      <w:rPr>
        <w:rFonts w:cs="Times New Roman"/>
      </w:rPr>
    </w:lvl>
    <w:lvl w:ilvl="2" w:tentative="0">
      <w:start w:val="1"/>
      <w:numFmt w:val="lowerRoman"/>
      <w:lvlText w:val="%3."/>
      <w:lvlJc w:val="right"/>
      <w:pPr>
        <w:tabs>
          <w:tab w:val="left" w:pos="1740"/>
        </w:tabs>
        <w:ind w:left="1740" w:hanging="420"/>
      </w:pPr>
      <w:rPr>
        <w:rFonts w:cs="Times New Roman"/>
      </w:rPr>
    </w:lvl>
    <w:lvl w:ilvl="3" w:tentative="0">
      <w:start w:val="1"/>
      <w:numFmt w:val="decimal"/>
      <w:lvlText w:val="%4."/>
      <w:lvlJc w:val="left"/>
      <w:pPr>
        <w:tabs>
          <w:tab w:val="left" w:pos="2160"/>
        </w:tabs>
        <w:ind w:left="2160" w:hanging="420"/>
      </w:pPr>
      <w:rPr>
        <w:rFonts w:cs="Times New Roman"/>
      </w:rPr>
    </w:lvl>
    <w:lvl w:ilvl="4" w:tentative="0">
      <w:start w:val="1"/>
      <w:numFmt w:val="lowerLetter"/>
      <w:lvlText w:val="%5)"/>
      <w:lvlJc w:val="left"/>
      <w:pPr>
        <w:tabs>
          <w:tab w:val="left" w:pos="2580"/>
        </w:tabs>
        <w:ind w:left="2580" w:hanging="420"/>
      </w:pPr>
      <w:rPr>
        <w:rFonts w:cs="Times New Roman"/>
      </w:rPr>
    </w:lvl>
    <w:lvl w:ilvl="5" w:tentative="0">
      <w:start w:val="1"/>
      <w:numFmt w:val="lowerRoman"/>
      <w:lvlText w:val="%6."/>
      <w:lvlJc w:val="right"/>
      <w:pPr>
        <w:tabs>
          <w:tab w:val="left" w:pos="3000"/>
        </w:tabs>
        <w:ind w:left="3000" w:hanging="420"/>
      </w:pPr>
      <w:rPr>
        <w:rFonts w:cs="Times New Roman"/>
      </w:rPr>
    </w:lvl>
    <w:lvl w:ilvl="6" w:tentative="0">
      <w:start w:val="1"/>
      <w:numFmt w:val="decimal"/>
      <w:lvlText w:val="%7."/>
      <w:lvlJc w:val="left"/>
      <w:pPr>
        <w:tabs>
          <w:tab w:val="left" w:pos="3420"/>
        </w:tabs>
        <w:ind w:left="3420" w:hanging="420"/>
      </w:pPr>
      <w:rPr>
        <w:rFonts w:cs="Times New Roman"/>
      </w:rPr>
    </w:lvl>
    <w:lvl w:ilvl="7" w:tentative="0">
      <w:start w:val="1"/>
      <w:numFmt w:val="lowerLetter"/>
      <w:lvlText w:val="%8)"/>
      <w:lvlJc w:val="left"/>
      <w:pPr>
        <w:tabs>
          <w:tab w:val="left" w:pos="3840"/>
        </w:tabs>
        <w:ind w:left="3840" w:hanging="420"/>
      </w:pPr>
      <w:rPr>
        <w:rFonts w:cs="Times New Roman"/>
      </w:rPr>
    </w:lvl>
    <w:lvl w:ilvl="8" w:tentative="0">
      <w:start w:val="1"/>
      <w:numFmt w:val="lowerRoman"/>
      <w:lvlText w:val="%9."/>
      <w:lvlJc w:val="right"/>
      <w:pPr>
        <w:tabs>
          <w:tab w:val="left" w:pos="4260"/>
        </w:tabs>
        <w:ind w:left="4260" w:hanging="42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oe">
    <w15:presenceInfo w15:providerId="WPS Office" w15:userId="23507778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MyMDI4MDY3ZmRlZmJjNzBiZjAzMzAxZThkMDIzM2YifQ=="/>
  </w:docVars>
  <w:rsids>
    <w:rsidRoot w:val="00172A27"/>
    <w:rsid w:val="00004A0D"/>
    <w:rsid w:val="00035B54"/>
    <w:rsid w:val="00042A45"/>
    <w:rsid w:val="00046D07"/>
    <w:rsid w:val="00065DDE"/>
    <w:rsid w:val="000671DA"/>
    <w:rsid w:val="000734ED"/>
    <w:rsid w:val="00084A40"/>
    <w:rsid w:val="00093515"/>
    <w:rsid w:val="000B4D3B"/>
    <w:rsid w:val="000C6765"/>
    <w:rsid w:val="000D01C6"/>
    <w:rsid w:val="000D38DD"/>
    <w:rsid w:val="00111F57"/>
    <w:rsid w:val="001218D0"/>
    <w:rsid w:val="00125381"/>
    <w:rsid w:val="00135FA5"/>
    <w:rsid w:val="00152850"/>
    <w:rsid w:val="00172A27"/>
    <w:rsid w:val="00175E5D"/>
    <w:rsid w:val="00185F67"/>
    <w:rsid w:val="0018798A"/>
    <w:rsid w:val="001C28DC"/>
    <w:rsid w:val="001C44DD"/>
    <w:rsid w:val="001C66B3"/>
    <w:rsid w:val="001C742E"/>
    <w:rsid w:val="001D58EF"/>
    <w:rsid w:val="001F5FC1"/>
    <w:rsid w:val="001F7386"/>
    <w:rsid w:val="00212866"/>
    <w:rsid w:val="00232240"/>
    <w:rsid w:val="0024401B"/>
    <w:rsid w:val="00247C47"/>
    <w:rsid w:val="002570B9"/>
    <w:rsid w:val="002641F3"/>
    <w:rsid w:val="002656BD"/>
    <w:rsid w:val="0027314F"/>
    <w:rsid w:val="002A31B6"/>
    <w:rsid w:val="002D064C"/>
    <w:rsid w:val="002E26A7"/>
    <w:rsid w:val="002F03AA"/>
    <w:rsid w:val="00345442"/>
    <w:rsid w:val="003462D0"/>
    <w:rsid w:val="00346EEB"/>
    <w:rsid w:val="003746CF"/>
    <w:rsid w:val="003940D6"/>
    <w:rsid w:val="00394809"/>
    <w:rsid w:val="003B665A"/>
    <w:rsid w:val="003C7827"/>
    <w:rsid w:val="003E0A60"/>
    <w:rsid w:val="004148BB"/>
    <w:rsid w:val="0041493B"/>
    <w:rsid w:val="00426CA1"/>
    <w:rsid w:val="0045320E"/>
    <w:rsid w:val="00470B31"/>
    <w:rsid w:val="00481CD5"/>
    <w:rsid w:val="00482931"/>
    <w:rsid w:val="00482FF5"/>
    <w:rsid w:val="004906B6"/>
    <w:rsid w:val="00494400"/>
    <w:rsid w:val="004B1416"/>
    <w:rsid w:val="004C6664"/>
    <w:rsid w:val="004D3CDD"/>
    <w:rsid w:val="004F40EE"/>
    <w:rsid w:val="00511925"/>
    <w:rsid w:val="00520182"/>
    <w:rsid w:val="005405B1"/>
    <w:rsid w:val="005538D1"/>
    <w:rsid w:val="00567467"/>
    <w:rsid w:val="005732B3"/>
    <w:rsid w:val="005A7161"/>
    <w:rsid w:val="005C2479"/>
    <w:rsid w:val="005E4ADB"/>
    <w:rsid w:val="005E4C0D"/>
    <w:rsid w:val="005E58E5"/>
    <w:rsid w:val="00613D6C"/>
    <w:rsid w:val="00624DF1"/>
    <w:rsid w:val="006473CE"/>
    <w:rsid w:val="00653ECE"/>
    <w:rsid w:val="006A1F9D"/>
    <w:rsid w:val="006B21F8"/>
    <w:rsid w:val="006C4F39"/>
    <w:rsid w:val="006E4F3A"/>
    <w:rsid w:val="006F377C"/>
    <w:rsid w:val="006F52C9"/>
    <w:rsid w:val="006F62F5"/>
    <w:rsid w:val="00703C5F"/>
    <w:rsid w:val="00705364"/>
    <w:rsid w:val="00720CDE"/>
    <w:rsid w:val="0072231E"/>
    <w:rsid w:val="00726135"/>
    <w:rsid w:val="00733632"/>
    <w:rsid w:val="00744FF2"/>
    <w:rsid w:val="00746FC1"/>
    <w:rsid w:val="0075554F"/>
    <w:rsid w:val="00795426"/>
    <w:rsid w:val="007C15A5"/>
    <w:rsid w:val="007C5D67"/>
    <w:rsid w:val="007D3BD5"/>
    <w:rsid w:val="007D746A"/>
    <w:rsid w:val="008059CB"/>
    <w:rsid w:val="0081374C"/>
    <w:rsid w:val="008171B2"/>
    <w:rsid w:val="008179B5"/>
    <w:rsid w:val="00863022"/>
    <w:rsid w:val="0087421D"/>
    <w:rsid w:val="00877E54"/>
    <w:rsid w:val="008801A9"/>
    <w:rsid w:val="00883792"/>
    <w:rsid w:val="00890C26"/>
    <w:rsid w:val="008966CF"/>
    <w:rsid w:val="008A298B"/>
    <w:rsid w:val="008D2F1D"/>
    <w:rsid w:val="008E725F"/>
    <w:rsid w:val="008E73B3"/>
    <w:rsid w:val="009065E7"/>
    <w:rsid w:val="00910225"/>
    <w:rsid w:val="0093147A"/>
    <w:rsid w:val="00956464"/>
    <w:rsid w:val="009758DE"/>
    <w:rsid w:val="00976804"/>
    <w:rsid w:val="00995F82"/>
    <w:rsid w:val="009A0D35"/>
    <w:rsid w:val="009C1E06"/>
    <w:rsid w:val="009E1592"/>
    <w:rsid w:val="00A13F9A"/>
    <w:rsid w:val="00A15FA8"/>
    <w:rsid w:val="00A1608B"/>
    <w:rsid w:val="00A25A2A"/>
    <w:rsid w:val="00A26CD4"/>
    <w:rsid w:val="00A42833"/>
    <w:rsid w:val="00A553A1"/>
    <w:rsid w:val="00A56561"/>
    <w:rsid w:val="00A91BEB"/>
    <w:rsid w:val="00AA32D5"/>
    <w:rsid w:val="00AB4A3F"/>
    <w:rsid w:val="00AC3F8F"/>
    <w:rsid w:val="00B06944"/>
    <w:rsid w:val="00B216DB"/>
    <w:rsid w:val="00B30E1C"/>
    <w:rsid w:val="00B824EC"/>
    <w:rsid w:val="00B96F37"/>
    <w:rsid w:val="00BB24F2"/>
    <w:rsid w:val="00BC208F"/>
    <w:rsid w:val="00BC4379"/>
    <w:rsid w:val="00BD489F"/>
    <w:rsid w:val="00BE046E"/>
    <w:rsid w:val="00BE3E8F"/>
    <w:rsid w:val="00BF306C"/>
    <w:rsid w:val="00BF4D6A"/>
    <w:rsid w:val="00BF53B8"/>
    <w:rsid w:val="00BF6079"/>
    <w:rsid w:val="00C22067"/>
    <w:rsid w:val="00C2749D"/>
    <w:rsid w:val="00C277D0"/>
    <w:rsid w:val="00C278B2"/>
    <w:rsid w:val="00C4281E"/>
    <w:rsid w:val="00C51E5A"/>
    <w:rsid w:val="00C62921"/>
    <w:rsid w:val="00C67AEE"/>
    <w:rsid w:val="00C758D6"/>
    <w:rsid w:val="00C80AB4"/>
    <w:rsid w:val="00C86AB3"/>
    <w:rsid w:val="00C94315"/>
    <w:rsid w:val="00CA16F5"/>
    <w:rsid w:val="00CA5EE6"/>
    <w:rsid w:val="00CB3428"/>
    <w:rsid w:val="00CB38E6"/>
    <w:rsid w:val="00D105BA"/>
    <w:rsid w:val="00D1490D"/>
    <w:rsid w:val="00D15356"/>
    <w:rsid w:val="00D310AB"/>
    <w:rsid w:val="00D35A6D"/>
    <w:rsid w:val="00D465CE"/>
    <w:rsid w:val="00D62865"/>
    <w:rsid w:val="00D64F94"/>
    <w:rsid w:val="00D7748E"/>
    <w:rsid w:val="00DA10F2"/>
    <w:rsid w:val="00DA40B3"/>
    <w:rsid w:val="00DB27BF"/>
    <w:rsid w:val="00DB600C"/>
    <w:rsid w:val="00DC60DC"/>
    <w:rsid w:val="00DE265D"/>
    <w:rsid w:val="00DF6B0F"/>
    <w:rsid w:val="00E04343"/>
    <w:rsid w:val="00E0653A"/>
    <w:rsid w:val="00E10615"/>
    <w:rsid w:val="00E21904"/>
    <w:rsid w:val="00E747A0"/>
    <w:rsid w:val="00E754DF"/>
    <w:rsid w:val="00E952C0"/>
    <w:rsid w:val="00EA29CF"/>
    <w:rsid w:val="00EB594A"/>
    <w:rsid w:val="00EF201A"/>
    <w:rsid w:val="00EF57E4"/>
    <w:rsid w:val="00F01B1D"/>
    <w:rsid w:val="00F2612B"/>
    <w:rsid w:val="00F41BC2"/>
    <w:rsid w:val="00F41F0F"/>
    <w:rsid w:val="00F423E1"/>
    <w:rsid w:val="00F45E36"/>
    <w:rsid w:val="00F73E93"/>
    <w:rsid w:val="00F831F8"/>
    <w:rsid w:val="00F96F67"/>
    <w:rsid w:val="00F97124"/>
    <w:rsid w:val="00FA34C0"/>
    <w:rsid w:val="00FB740B"/>
    <w:rsid w:val="00FD4FA2"/>
    <w:rsid w:val="01C8172F"/>
    <w:rsid w:val="037603F1"/>
    <w:rsid w:val="039D6540"/>
    <w:rsid w:val="040B13AA"/>
    <w:rsid w:val="050339CA"/>
    <w:rsid w:val="05663B29"/>
    <w:rsid w:val="073A5E0A"/>
    <w:rsid w:val="09D57D03"/>
    <w:rsid w:val="0A053D41"/>
    <w:rsid w:val="0AF365CA"/>
    <w:rsid w:val="0B8C13C8"/>
    <w:rsid w:val="0DDC2352"/>
    <w:rsid w:val="0DFA7935"/>
    <w:rsid w:val="0EC2259C"/>
    <w:rsid w:val="0EF6574A"/>
    <w:rsid w:val="0F897DDE"/>
    <w:rsid w:val="0FBF72B1"/>
    <w:rsid w:val="11C90FD9"/>
    <w:rsid w:val="11DA5AB3"/>
    <w:rsid w:val="12F2374F"/>
    <w:rsid w:val="13B705CD"/>
    <w:rsid w:val="16DE797D"/>
    <w:rsid w:val="1A79141C"/>
    <w:rsid w:val="1A7A2FEF"/>
    <w:rsid w:val="1FC22FB2"/>
    <w:rsid w:val="20752237"/>
    <w:rsid w:val="24F82ECF"/>
    <w:rsid w:val="25380208"/>
    <w:rsid w:val="269913F6"/>
    <w:rsid w:val="26AD3BC1"/>
    <w:rsid w:val="28E052D9"/>
    <w:rsid w:val="28E3254B"/>
    <w:rsid w:val="2B764583"/>
    <w:rsid w:val="2C4E6777"/>
    <w:rsid w:val="2C837613"/>
    <w:rsid w:val="2CB1464D"/>
    <w:rsid w:val="2DA43239"/>
    <w:rsid w:val="30787331"/>
    <w:rsid w:val="31E42B30"/>
    <w:rsid w:val="320927B7"/>
    <w:rsid w:val="32271632"/>
    <w:rsid w:val="329B0EB7"/>
    <w:rsid w:val="337F3AE9"/>
    <w:rsid w:val="34F91E97"/>
    <w:rsid w:val="36D5047E"/>
    <w:rsid w:val="36E629A6"/>
    <w:rsid w:val="37E31313"/>
    <w:rsid w:val="384B6479"/>
    <w:rsid w:val="39D3116A"/>
    <w:rsid w:val="3D7031A3"/>
    <w:rsid w:val="3E23736A"/>
    <w:rsid w:val="3F873356"/>
    <w:rsid w:val="40F27273"/>
    <w:rsid w:val="41183303"/>
    <w:rsid w:val="44483E09"/>
    <w:rsid w:val="44674683"/>
    <w:rsid w:val="44902B14"/>
    <w:rsid w:val="46FF0121"/>
    <w:rsid w:val="4ABC1E26"/>
    <w:rsid w:val="4EAE2EE0"/>
    <w:rsid w:val="4F524FAA"/>
    <w:rsid w:val="4FE023B9"/>
    <w:rsid w:val="53866D31"/>
    <w:rsid w:val="55215D1E"/>
    <w:rsid w:val="556E2715"/>
    <w:rsid w:val="56C106BA"/>
    <w:rsid w:val="58EB14ED"/>
    <w:rsid w:val="591D71CF"/>
    <w:rsid w:val="592A33E6"/>
    <w:rsid w:val="59ED011B"/>
    <w:rsid w:val="5C3161EB"/>
    <w:rsid w:val="5C49453D"/>
    <w:rsid w:val="5D9D2B11"/>
    <w:rsid w:val="5DEA682E"/>
    <w:rsid w:val="5FB43378"/>
    <w:rsid w:val="607B6C6E"/>
    <w:rsid w:val="60F041B8"/>
    <w:rsid w:val="61182CDF"/>
    <w:rsid w:val="61534DB8"/>
    <w:rsid w:val="61AB7C51"/>
    <w:rsid w:val="623263E5"/>
    <w:rsid w:val="62FA7F59"/>
    <w:rsid w:val="639610E0"/>
    <w:rsid w:val="644D05A3"/>
    <w:rsid w:val="65031390"/>
    <w:rsid w:val="6788770E"/>
    <w:rsid w:val="67C47F0C"/>
    <w:rsid w:val="69493157"/>
    <w:rsid w:val="699174FB"/>
    <w:rsid w:val="69AF330C"/>
    <w:rsid w:val="69BE0C94"/>
    <w:rsid w:val="6AB61BFB"/>
    <w:rsid w:val="6BDA24C7"/>
    <w:rsid w:val="72C52EAD"/>
    <w:rsid w:val="73AA0859"/>
    <w:rsid w:val="741D6285"/>
    <w:rsid w:val="74511B36"/>
    <w:rsid w:val="747A415B"/>
    <w:rsid w:val="75FC4780"/>
    <w:rsid w:val="76242F96"/>
    <w:rsid w:val="785761DC"/>
    <w:rsid w:val="7A232A1C"/>
    <w:rsid w:val="7B7E35D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iPriority="99"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Document Map"/>
    <w:basedOn w:val="1"/>
    <w:autoRedefine/>
    <w:qFormat/>
    <w:uiPriority w:val="0"/>
    <w:pPr>
      <w:shd w:val="clear" w:color="auto" w:fill="000080"/>
    </w:pPr>
  </w:style>
  <w:style w:type="paragraph" w:styleId="3">
    <w:name w:val="annotation text"/>
    <w:basedOn w:val="1"/>
    <w:qFormat/>
    <w:uiPriority w:val="0"/>
    <w:pPr>
      <w:widowControl w:val="0"/>
    </w:pPr>
    <w:rPr>
      <w:kern w:val="2"/>
      <w:sz w:val="21"/>
    </w:rPr>
  </w:style>
  <w:style w:type="paragraph" w:styleId="4">
    <w:name w:val="Body Text"/>
    <w:basedOn w:val="1"/>
    <w:autoRedefine/>
    <w:qFormat/>
    <w:uiPriority w:val="0"/>
    <w:pPr>
      <w:widowControl w:val="0"/>
      <w:spacing w:after="120"/>
      <w:jc w:val="both"/>
    </w:pPr>
    <w:rPr>
      <w:kern w:val="2"/>
      <w:sz w:val="21"/>
    </w:rPr>
  </w:style>
  <w:style w:type="paragraph" w:styleId="5">
    <w:name w:val="Body Text Indent"/>
    <w:basedOn w:val="1"/>
    <w:qFormat/>
    <w:uiPriority w:val="0"/>
    <w:pPr>
      <w:widowControl w:val="0"/>
      <w:spacing w:line="460" w:lineRule="exact"/>
      <w:ind w:firstLine="480" w:firstLineChars="200"/>
      <w:jc w:val="both"/>
    </w:pPr>
    <w:rPr>
      <w:kern w:val="2"/>
    </w:rPr>
  </w:style>
  <w:style w:type="paragraph" w:styleId="6">
    <w:name w:val="Date"/>
    <w:basedOn w:val="1"/>
    <w:next w:val="1"/>
    <w:link w:val="25"/>
    <w:unhideWhenUsed/>
    <w:qFormat/>
    <w:uiPriority w:val="99"/>
    <w:pPr>
      <w:widowControl w:val="0"/>
      <w:ind w:left="100" w:leftChars="2500"/>
      <w:jc w:val="both"/>
    </w:pPr>
    <w:rPr>
      <w:rFonts w:ascii="Calibri" w:hAnsi="Calibri"/>
      <w:kern w:val="2"/>
      <w:sz w:val="21"/>
      <w:szCs w:val="21"/>
    </w:rPr>
  </w:style>
  <w:style w:type="paragraph" w:styleId="7">
    <w:name w:val="Balloon Text"/>
    <w:basedOn w:val="1"/>
    <w:qFormat/>
    <w:uiPriority w:val="0"/>
    <w:rPr>
      <w:sz w:val="18"/>
      <w:szCs w:val="18"/>
    </w:rPr>
  </w:style>
  <w:style w:type="paragraph" w:styleId="8">
    <w:name w:val="footer"/>
    <w:basedOn w:val="1"/>
    <w:qFormat/>
    <w:uiPriority w:val="0"/>
    <w:pPr>
      <w:tabs>
        <w:tab w:val="center" w:pos="4153"/>
        <w:tab w:val="right" w:pos="8306"/>
      </w:tabs>
      <w:snapToGrid w:val="0"/>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HTML Preformatted"/>
    <w:basedOn w:val="1"/>
    <w:semiHidden/>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annotation subject"/>
    <w:basedOn w:val="3"/>
    <w:next w:val="3"/>
    <w:autoRedefine/>
    <w:qFormat/>
    <w:uiPriority w:val="0"/>
    <w:pPr>
      <w:widowControl/>
    </w:pPr>
    <w:rPr>
      <w:b/>
      <w:bCs/>
      <w:kern w:val="0"/>
      <w:sz w:val="24"/>
    </w:rPr>
  </w:style>
  <w:style w:type="character" w:styleId="14">
    <w:name w:val="page number"/>
    <w:basedOn w:val="13"/>
    <w:qFormat/>
    <w:uiPriority w:val="0"/>
  </w:style>
  <w:style w:type="character" w:styleId="15">
    <w:name w:val="annotation reference"/>
    <w:basedOn w:val="13"/>
    <w:qFormat/>
    <w:uiPriority w:val="0"/>
    <w:rPr>
      <w:sz w:val="21"/>
      <w:szCs w:val="21"/>
    </w:rPr>
  </w:style>
  <w:style w:type="character" w:customStyle="1" w:styleId="16">
    <w:name w:val="line1"/>
    <w:basedOn w:val="13"/>
    <w:qFormat/>
    <w:uiPriority w:val="0"/>
    <w:rPr>
      <w:rFonts w:hint="eastAsia" w:ascii="宋体_GB2312" w:eastAsia="宋体_GB2312"/>
      <w:b/>
      <w:bCs/>
      <w:sz w:val="24"/>
      <w:szCs w:val="24"/>
      <w:u w:val="single"/>
    </w:rPr>
  </w:style>
  <w:style w:type="paragraph" w:customStyle="1" w:styleId="17">
    <w:name w:val="AOHead6"/>
    <w:basedOn w:val="1"/>
    <w:next w:val="1"/>
    <w:qFormat/>
    <w:uiPriority w:val="0"/>
    <w:pPr>
      <w:tabs>
        <w:tab w:val="left" w:pos="3600"/>
      </w:tabs>
      <w:spacing w:before="240" w:line="260" w:lineRule="atLeast"/>
      <w:ind w:left="3600" w:hanging="720"/>
      <w:jc w:val="both"/>
      <w:outlineLvl w:val="5"/>
    </w:pPr>
    <w:rPr>
      <w:sz w:val="22"/>
      <w:szCs w:val="22"/>
      <w:lang w:val="en-GB" w:eastAsia="en-US"/>
    </w:rPr>
  </w:style>
  <w:style w:type="paragraph" w:customStyle="1" w:styleId="18">
    <w:name w:val="AOHead5"/>
    <w:basedOn w:val="1"/>
    <w:next w:val="1"/>
    <w:autoRedefine/>
    <w:qFormat/>
    <w:uiPriority w:val="0"/>
    <w:pPr>
      <w:tabs>
        <w:tab w:val="left" w:pos="2880"/>
      </w:tabs>
      <w:spacing w:before="240" w:line="260" w:lineRule="atLeast"/>
      <w:ind w:left="2880" w:hanging="720"/>
      <w:jc w:val="both"/>
      <w:outlineLvl w:val="4"/>
    </w:pPr>
    <w:rPr>
      <w:sz w:val="22"/>
      <w:szCs w:val="22"/>
      <w:lang w:val="en-GB" w:eastAsia="en-US"/>
    </w:rPr>
  </w:style>
  <w:style w:type="paragraph" w:customStyle="1" w:styleId="19">
    <w:name w:val="AOHead4"/>
    <w:basedOn w:val="1"/>
    <w:next w:val="1"/>
    <w:qFormat/>
    <w:uiPriority w:val="0"/>
    <w:pPr>
      <w:tabs>
        <w:tab w:val="left" w:pos="2160"/>
      </w:tabs>
      <w:spacing w:before="240" w:line="260" w:lineRule="atLeast"/>
      <w:ind w:left="2160" w:hanging="720"/>
      <w:jc w:val="both"/>
      <w:outlineLvl w:val="3"/>
    </w:pPr>
    <w:rPr>
      <w:sz w:val="22"/>
      <w:szCs w:val="22"/>
      <w:lang w:val="en-GB" w:eastAsia="en-US"/>
    </w:rPr>
  </w:style>
  <w:style w:type="paragraph" w:customStyle="1" w:styleId="20">
    <w:name w:val="AOHead2"/>
    <w:basedOn w:val="1"/>
    <w:next w:val="1"/>
    <w:qFormat/>
    <w:uiPriority w:val="0"/>
    <w:pPr>
      <w:keepNext/>
      <w:tabs>
        <w:tab w:val="left" w:pos="720"/>
      </w:tabs>
      <w:spacing w:before="240" w:line="260" w:lineRule="atLeast"/>
      <w:ind w:left="720" w:hanging="720"/>
      <w:jc w:val="both"/>
      <w:outlineLvl w:val="1"/>
    </w:pPr>
    <w:rPr>
      <w:b/>
      <w:sz w:val="22"/>
      <w:szCs w:val="22"/>
      <w:lang w:val="en-GB" w:eastAsia="en-US"/>
    </w:rPr>
  </w:style>
  <w:style w:type="paragraph" w:customStyle="1" w:styleId="21">
    <w:name w:val="AOHead3"/>
    <w:basedOn w:val="1"/>
    <w:next w:val="1"/>
    <w:qFormat/>
    <w:uiPriority w:val="0"/>
    <w:pPr>
      <w:tabs>
        <w:tab w:val="left" w:pos="1997"/>
      </w:tabs>
      <w:spacing w:before="240" w:line="260" w:lineRule="atLeast"/>
      <w:ind w:left="1997" w:hanging="720"/>
      <w:jc w:val="both"/>
      <w:outlineLvl w:val="2"/>
    </w:pPr>
    <w:rPr>
      <w:sz w:val="22"/>
      <w:szCs w:val="22"/>
      <w:lang w:val="en-GB" w:eastAsia="en-US"/>
    </w:rPr>
  </w:style>
  <w:style w:type="paragraph" w:customStyle="1" w:styleId="22">
    <w:name w:val="普通 (Web)"/>
    <w:basedOn w:val="1"/>
    <w:autoRedefine/>
    <w:qFormat/>
    <w:uiPriority w:val="0"/>
    <w:pPr>
      <w:spacing w:before="100" w:beforeAutospacing="1" w:after="100" w:afterAutospacing="1"/>
    </w:pPr>
    <w:rPr>
      <w:rFonts w:ascii="宋体" w:hAnsi="宋体"/>
      <w:sz w:val="18"/>
      <w:szCs w:val="18"/>
    </w:rPr>
  </w:style>
  <w:style w:type="paragraph" w:customStyle="1" w:styleId="23">
    <w:name w:val="AOHead1"/>
    <w:basedOn w:val="1"/>
    <w:next w:val="1"/>
    <w:qFormat/>
    <w:uiPriority w:val="0"/>
    <w:pPr>
      <w:keepNext/>
      <w:tabs>
        <w:tab w:val="left" w:pos="720"/>
      </w:tabs>
      <w:spacing w:before="240" w:line="260" w:lineRule="atLeast"/>
      <w:ind w:left="720" w:hanging="720"/>
      <w:jc w:val="both"/>
      <w:outlineLvl w:val="0"/>
    </w:pPr>
    <w:rPr>
      <w:b/>
      <w:caps/>
      <w:kern w:val="28"/>
      <w:sz w:val="22"/>
      <w:szCs w:val="22"/>
      <w:lang w:val="en-GB" w:eastAsia="en-US"/>
    </w:rPr>
  </w:style>
  <w:style w:type="paragraph" w:customStyle="1" w:styleId="24">
    <w:name w:val="修订1"/>
    <w:hidden/>
    <w:semiHidden/>
    <w:qFormat/>
    <w:uiPriority w:val="99"/>
    <w:rPr>
      <w:rFonts w:ascii="Times New Roman" w:hAnsi="Times New Roman" w:eastAsia="宋体" w:cs="Times New Roman"/>
      <w:sz w:val="24"/>
      <w:szCs w:val="24"/>
      <w:lang w:val="en-US" w:eastAsia="zh-CN" w:bidi="ar-SA"/>
    </w:rPr>
  </w:style>
  <w:style w:type="character" w:customStyle="1" w:styleId="25">
    <w:name w:val="日期 Char"/>
    <w:basedOn w:val="13"/>
    <w:link w:val="6"/>
    <w:qFormat/>
    <w:uiPriority w:val="99"/>
    <w:rPr>
      <w:rFonts w:ascii="Calibri" w:hAnsi="Calibri"/>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C794CE-BC63-4ABC-9D31-42457759783E}">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21</Pages>
  <Words>1222</Words>
  <Characters>1240</Characters>
  <Lines>85</Lines>
  <Paragraphs>23</Paragraphs>
  <TotalTime>21</TotalTime>
  <ScaleCrop>false</ScaleCrop>
  <LinksUpToDate>false</LinksUpToDate>
  <CharactersWithSpaces>1248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2023-06-14T03:49:00Z</dcterms:created>
  <dc:creator>微软用户</dc:creator>
  <cp:lastModifiedBy>zoe</cp:lastModifiedBy>
  <cp:lastPrinted>2023-06-16T02:37:00Z</cp:lastPrinted>
  <dcterms:modified xsi:type="dcterms:W3CDTF">2026-08-24T02:48:22Z</dcterms:modified>
  <dc:title>合同编号：</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F56E511D988E49E598F831152AF8E176_13</vt:lpwstr>
  </property>
  <property fmtid="{D5CDD505-2E9C-101B-9397-08002B2CF9AE}" pid="4" name="KSOTemplateDocerSaveRecord">
    <vt:lpwstr>eyJoZGlkIjoiZDZjYTExZjliZmI4ZmQyMjJhOGZiOTQ2YjA0NzA1MjEiLCJ1c2VySWQiOiI0MDQ5Nzg1MjEifQ==</vt:lpwstr>
  </property>
</Properties>
</file>