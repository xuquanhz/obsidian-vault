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22829">
      <w:pPr>
        <w:jc w:val="center"/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  <w:lang w:val="en-US" w:eastAsia="zh-CN"/>
        </w:rPr>
        <w:t>补充</w:t>
      </w:r>
      <w:r>
        <w:rPr>
          <w:rFonts w:hint="default" w:ascii="Times New Roman" w:hAnsi="Times New Roman" w:cs="Times New Roman"/>
          <w:b/>
          <w:sz w:val="44"/>
          <w:szCs w:val="44"/>
        </w:rPr>
        <w:t>协议</w:t>
      </w:r>
    </w:p>
    <w:p w14:paraId="7144E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5A81C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0" w:leftChars="0"/>
        <w:textAlignment w:val="baseline"/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甲  方：</w:t>
      </w: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杭州交投智慧交通产业发展有限公司</w:t>
      </w:r>
    </w:p>
    <w:p w14:paraId="040BC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left="0"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联系人：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朱静</w:t>
      </w:r>
    </w:p>
    <w:p w14:paraId="1609A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left="0"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联系电话：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13486362177</w:t>
      </w:r>
    </w:p>
    <w:p w14:paraId="15AAC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left="0"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联系地址：杭州市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滨江区交投科创中心裙楼3楼311-A室</w:t>
      </w:r>
    </w:p>
    <w:p w14:paraId="007D134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00" w:lineRule="exact"/>
        <w:ind w:left="0" w:leftChars="0" w:firstLine="0"/>
        <w:rPr>
          <w:rFonts w:hint="default" w:ascii="Times New Roman" w:hAnsi="Times New Roman" w:cs="Times New Roman"/>
          <w:sz w:val="24"/>
          <w:szCs w:val="24"/>
        </w:rPr>
      </w:pPr>
    </w:p>
    <w:p w14:paraId="049C0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0" w:leftChars="0"/>
        <w:textAlignment w:val="baseline"/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乙  方：</w:t>
      </w:r>
      <w:r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  <w:t>杭州中源人力资源有限公司</w:t>
      </w:r>
    </w:p>
    <w:p w14:paraId="16B1D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0" w:leftChars="0"/>
        <w:textAlignment w:val="baseline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联系人：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u w:val="none"/>
          <w:lang w:val="en-US" w:eastAsia="zh-CN"/>
        </w:rPr>
        <w:t>周强</w:t>
      </w:r>
    </w:p>
    <w:p w14:paraId="194E8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0" w:leftChars="0"/>
        <w:textAlignment w:val="baseline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联系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电话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u w:val="none"/>
        </w:rPr>
        <w:t>13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u w:val="none"/>
          <w:lang w:val="en-US" w:eastAsia="zh-CN"/>
        </w:rPr>
        <w:t>093769480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u w:val="none"/>
        </w:rPr>
        <w:t xml:space="preserve">  </w:t>
      </w:r>
    </w:p>
    <w:p w14:paraId="26804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0" w:leftChars="0"/>
        <w:textAlignment w:val="baseline"/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联系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地址：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eastAsia="zh-CN"/>
        </w:rPr>
        <w:t>浙江省杭州市滨江区交投科创中心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C座9层</w:t>
      </w:r>
    </w:p>
    <w:p w14:paraId="4ECFD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鉴于：</w:t>
      </w:r>
    </w:p>
    <w:p w14:paraId="23B502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各方于2025年6月10日签署《杭州交投科创中心房屋租赁合同》（以下简称为“原协议”）。</w:t>
      </w:r>
      <w:r>
        <w:rPr>
          <w:rFonts w:hint="default" w:ascii="Times New Roman" w:hAnsi="Times New Roman" w:cs="Times New Roman"/>
          <w:sz w:val="24"/>
          <w:szCs w:val="24"/>
        </w:rPr>
        <w:t>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各</w:t>
      </w:r>
      <w:r>
        <w:rPr>
          <w:rFonts w:hint="default" w:ascii="Times New Roman" w:hAnsi="Times New Roman" w:cs="Times New Roman"/>
          <w:sz w:val="24"/>
          <w:szCs w:val="24"/>
        </w:rPr>
        <w:t>方经过友好协商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，就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变更原协议租赁面积、租金、违约金、履约保证金、返还部分承租区域等事项</w:t>
      </w:r>
      <w:r>
        <w:rPr>
          <w:rFonts w:hint="default" w:ascii="Times New Roman" w:hAnsi="Times New Roman" w:cs="Times New Roman"/>
          <w:sz w:val="24"/>
          <w:szCs w:val="24"/>
        </w:rPr>
        <w:t>达成如下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补充约定</w:t>
      </w:r>
      <w:r>
        <w:rPr>
          <w:rFonts w:hint="default" w:ascii="Times New Roman" w:hAnsi="Times New Roman" w:cs="Times New Roman"/>
          <w:sz w:val="24"/>
          <w:szCs w:val="24"/>
        </w:rPr>
        <w:t>，以供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各</w:t>
      </w:r>
      <w:r>
        <w:rPr>
          <w:rFonts w:hint="default" w:ascii="Times New Roman" w:hAnsi="Times New Roman" w:cs="Times New Roman"/>
          <w:sz w:val="24"/>
          <w:szCs w:val="24"/>
        </w:rPr>
        <w:t>方共同信守：</w:t>
      </w:r>
    </w:p>
    <w:p w14:paraId="455A03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各方共同确认，自2026年2月8日起，原协议约定的乙方承租面积由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1090.99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平方米变更为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517.56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平方米（见附件房屋平面图），房屋编号为：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C座9层901-905室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。本合同租赁期限自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2026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年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月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日起至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2027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年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 6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月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日止。</w:t>
      </w:r>
    </w:p>
    <w:p w14:paraId="4797D5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二、自2026年2月8日开始每期租金变更为：</w:t>
      </w:r>
    </w:p>
    <w:tbl>
      <w:tblPr>
        <w:tblStyle w:val="5"/>
        <w:tblpPr w:leftFromText="180" w:rightFromText="180" w:vertAnchor="text" w:horzAnchor="page" w:tblpX="1676" w:tblpY="872"/>
        <w:tblOverlap w:val="never"/>
        <w:tblW w:w="9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2034"/>
        <w:gridCol w:w="1337"/>
        <w:gridCol w:w="1400"/>
        <w:gridCol w:w="1188"/>
        <w:gridCol w:w="2593"/>
      </w:tblGrid>
      <w:tr w14:paraId="362C0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4" w:type="dxa"/>
          </w:tcPr>
          <w:p w14:paraId="5998BBB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034" w:type="dxa"/>
            <w:shd w:val="clear" w:color="auto" w:fill="auto"/>
            <w:vAlign w:val="top"/>
          </w:tcPr>
          <w:p w14:paraId="31FDAD96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租赁期</w:t>
            </w:r>
          </w:p>
        </w:tc>
        <w:tc>
          <w:tcPr>
            <w:tcW w:w="1337" w:type="dxa"/>
            <w:shd w:val="clear" w:color="auto" w:fill="auto"/>
            <w:vAlign w:val="top"/>
          </w:tcPr>
          <w:p w14:paraId="769D703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不含税</w:t>
            </w:r>
          </w:p>
        </w:tc>
        <w:tc>
          <w:tcPr>
            <w:tcW w:w="1400" w:type="dxa"/>
            <w:shd w:val="clear" w:color="auto" w:fill="auto"/>
            <w:vAlign w:val="top"/>
          </w:tcPr>
          <w:p w14:paraId="057D46A7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税金</w:t>
            </w:r>
          </w:p>
        </w:tc>
        <w:tc>
          <w:tcPr>
            <w:tcW w:w="1188" w:type="dxa"/>
            <w:shd w:val="clear" w:color="auto" w:fill="auto"/>
            <w:vAlign w:val="top"/>
          </w:tcPr>
          <w:p w14:paraId="51809EE8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金额（元）</w:t>
            </w:r>
          </w:p>
        </w:tc>
        <w:tc>
          <w:tcPr>
            <w:tcW w:w="2593" w:type="dxa"/>
            <w:shd w:val="clear" w:color="auto" w:fill="auto"/>
            <w:vAlign w:val="top"/>
          </w:tcPr>
          <w:p w14:paraId="738909EF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应付款日期</w:t>
            </w:r>
          </w:p>
        </w:tc>
      </w:tr>
      <w:tr w14:paraId="021B7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4" w:type="dxa"/>
            <w:vAlign w:val="center"/>
          </w:tcPr>
          <w:p w14:paraId="58F1B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5B6D0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2026.2.8-2026.6.9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（</w:t>
            </w: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121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天）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59EF6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114908.26 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4124C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10341.74 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63ECA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125250 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66358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本合同签约之日起</w:t>
            </w: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日内</w:t>
            </w:r>
          </w:p>
        </w:tc>
      </w:tr>
      <w:tr w14:paraId="3391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4" w:type="dxa"/>
            <w:vAlign w:val="center"/>
          </w:tcPr>
          <w:p w14:paraId="0154A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50E37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2026.6.10-2026.9.9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728B4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89255.05 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03161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032.95 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45642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97288 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11804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2026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年</w:t>
            </w: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5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月</w:t>
            </w: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日之前</w:t>
            </w:r>
          </w:p>
        </w:tc>
      </w:tr>
      <w:tr w14:paraId="23966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4" w:type="dxa"/>
            <w:vAlign w:val="center"/>
          </w:tcPr>
          <w:p w14:paraId="7127A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24D0A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2026.9.10-2026.12.9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31CB9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89255.05 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B87A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8032.95 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389B1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97288 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5D1B2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2026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年</w:t>
            </w: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月</w:t>
            </w: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日之前</w:t>
            </w:r>
          </w:p>
        </w:tc>
      </w:tr>
      <w:tr w14:paraId="17F3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4" w:type="dxa"/>
            <w:vAlign w:val="center"/>
          </w:tcPr>
          <w:p w14:paraId="46811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034" w:type="dxa"/>
            <w:vAlign w:val="center"/>
          </w:tcPr>
          <w:p w14:paraId="7FE57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2026.12.10-2027.3.9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6DF95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89255.05 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1DC2B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8032.95 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541E7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97288 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0AF29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2026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年</w:t>
            </w: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11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月</w:t>
            </w: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日之前</w:t>
            </w:r>
          </w:p>
        </w:tc>
      </w:tr>
      <w:tr w14:paraId="4AE3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4" w:type="dxa"/>
            <w:vAlign w:val="center"/>
          </w:tcPr>
          <w:p w14:paraId="2C814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034" w:type="dxa"/>
            <w:vAlign w:val="center"/>
          </w:tcPr>
          <w:p w14:paraId="43C99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2027.3.10-2027.6.9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5DB12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89255.05 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EDFE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8032.95 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5ECFF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97288 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0D860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2027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年</w:t>
            </w: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月</w:t>
            </w: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Style w:val="10"/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zh-CN" w:bidi="ar"/>
              </w:rPr>
              <w:t>日之前</w:t>
            </w:r>
          </w:p>
        </w:tc>
      </w:tr>
      <w:tr w14:paraId="2C518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505" w:type="dxa"/>
            <w:gridSpan w:val="4"/>
            <w:vAlign w:val="center"/>
          </w:tcPr>
          <w:p w14:paraId="5303C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总计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28EBE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514402</w:t>
            </w:r>
          </w:p>
        </w:tc>
        <w:tc>
          <w:tcPr>
            <w:tcW w:w="2593" w:type="dxa"/>
            <w:shd w:val="clear" w:color="auto" w:fill="auto"/>
            <w:vAlign w:val="center"/>
          </w:tcPr>
          <w:p w14:paraId="186F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607B9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20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p w14:paraId="7D3AC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三、乙方已支付2025.12.10-2026.3.9房租共计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 xml:space="preserve">199106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元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，计算至2月7日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已用房租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en-US" w:eastAsia="zh-CN"/>
        </w:rPr>
        <w:t>132737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元，未使用房租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en-US" w:eastAsia="zh-CN"/>
        </w:rPr>
        <w:t>66369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元。</w:t>
      </w:r>
    </w:p>
    <w:p w14:paraId="6FC9A83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根据原协议约定，乙方退租面积573.43平方米，按照退租时的租金单价（2元/平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方米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/天）计算违约金为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69767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元。</w:t>
      </w:r>
    </w:p>
    <w:p w14:paraId="0F38AC1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按新租赁区域面积收取两个月租金作为履约保证金，金额为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62970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元（2024年7月7日已收履约保证金为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146011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元，甲方应退履约保证金差额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83041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元。</w:t>
      </w:r>
    </w:p>
    <w:p w14:paraId="58E8F72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原合同水电公共能耗费押金已付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13091.88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元，新租赁区域水电公共能耗</w:t>
      </w:r>
    </w:p>
    <w:p w14:paraId="02A584E1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费押金为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6210.72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元，甲方应退还押金差额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 w:eastAsia="zh-CN"/>
        </w:rPr>
        <w:t>6881.16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元。</w:t>
      </w:r>
    </w:p>
    <w:p w14:paraId="4E68B81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乙方应当在2026年【2】月【8】日前按照原协议第十二条“房屋返还及</w:t>
      </w:r>
    </w:p>
    <w:p w14:paraId="3767CB80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状态”的约定将缩减的租赁区域返还给甲方。如乙方未能按照约定或约定的状态将缩减的租赁区域返还给甲方的，应当按照原协议的约定承担违约责任，如因此导致甲方未能及时将缩减的租赁区域出租给第三方的，乙方还应当赔偿甲方的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逾期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租金损失。</w:t>
      </w:r>
    </w:p>
    <w:p w14:paraId="567637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2" w:firstLineChars="20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>经双方协商一致，甲方应退还乙方的未使用租金、水电公共能耗费押金及履约保证金用以抵扣新租赁区域的首期租金、违约金后，乙方第一期租金还需缴纳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u w:val="single"/>
          <w:lang w:val="en-US" w:eastAsia="zh-CN"/>
        </w:rPr>
        <w:t>38725.84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>元。</w:t>
      </w:r>
    </w:p>
    <w:p w14:paraId="123C8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八、</w:t>
      </w:r>
      <w:r>
        <w:rPr>
          <w:rFonts w:hint="default" w:ascii="Times New Roman" w:hAnsi="Times New Roman" w:cs="Times New Roman"/>
          <w:sz w:val="24"/>
          <w:szCs w:val="24"/>
        </w:rPr>
        <w:t>本协议作为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原协议</w:t>
      </w:r>
      <w:r>
        <w:rPr>
          <w:rFonts w:hint="default" w:ascii="Times New Roman" w:hAnsi="Times New Roman" w:cs="Times New Roman"/>
          <w:sz w:val="24"/>
          <w:szCs w:val="24"/>
        </w:rPr>
        <w:t>的补充协议，具有与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原协议</w:t>
      </w:r>
      <w:r>
        <w:rPr>
          <w:rFonts w:hint="default" w:ascii="Times New Roman" w:hAnsi="Times New Roman" w:cs="Times New Roman"/>
          <w:sz w:val="24"/>
          <w:szCs w:val="24"/>
        </w:rPr>
        <w:t>同等的法律效力；如本协议与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原协议</w:t>
      </w:r>
      <w:r>
        <w:rPr>
          <w:rFonts w:hint="default" w:ascii="Times New Roman" w:hAnsi="Times New Roman" w:cs="Times New Roman"/>
          <w:sz w:val="24"/>
          <w:szCs w:val="24"/>
        </w:rPr>
        <w:t>内容不一致的，以本协议为准。除本协议明确变更的内容之外，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原协议</w:t>
      </w:r>
      <w:r>
        <w:rPr>
          <w:rFonts w:hint="default" w:ascii="Times New Roman" w:hAnsi="Times New Roman" w:cs="Times New Roman"/>
          <w:sz w:val="24"/>
          <w:szCs w:val="24"/>
        </w:rPr>
        <w:t>其他内容继续有效，未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做</w:t>
      </w:r>
      <w:r>
        <w:rPr>
          <w:rFonts w:hint="default" w:ascii="Times New Roman" w:hAnsi="Times New Roman" w:cs="Times New Roman"/>
          <w:sz w:val="24"/>
          <w:szCs w:val="24"/>
        </w:rPr>
        <w:t>任何其他变更。</w:t>
      </w:r>
    </w:p>
    <w:p w14:paraId="09E5D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九</w:t>
      </w:r>
      <w:r>
        <w:rPr>
          <w:rFonts w:hint="default" w:ascii="Times New Roman" w:hAnsi="Times New Roman" w:cs="Times New Roman"/>
          <w:sz w:val="24"/>
          <w:szCs w:val="24"/>
        </w:rPr>
        <w:t>、本协议经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各</w:t>
      </w:r>
      <w:r>
        <w:rPr>
          <w:rFonts w:hint="default" w:ascii="Times New Roman" w:hAnsi="Times New Roman" w:cs="Times New Roman"/>
          <w:sz w:val="24"/>
          <w:szCs w:val="24"/>
        </w:rPr>
        <w:t>方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签字、</w:t>
      </w:r>
      <w:r>
        <w:rPr>
          <w:rFonts w:hint="default" w:ascii="Times New Roman" w:hAnsi="Times New Roman" w:cs="Times New Roman"/>
          <w:sz w:val="24"/>
          <w:szCs w:val="24"/>
        </w:rPr>
        <w:t>盖章之日起生效。未尽事宜，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各</w:t>
      </w:r>
      <w:r>
        <w:rPr>
          <w:rFonts w:hint="default" w:ascii="Times New Roman" w:hAnsi="Times New Roman" w:cs="Times New Roman"/>
          <w:sz w:val="24"/>
          <w:szCs w:val="24"/>
        </w:rPr>
        <w:t>方另行协商。本协议一式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肆</w:t>
      </w:r>
      <w:r>
        <w:rPr>
          <w:rFonts w:hint="default" w:ascii="Times New Roman" w:hAnsi="Times New Roman" w:cs="Times New Roman"/>
          <w:sz w:val="24"/>
          <w:szCs w:val="24"/>
        </w:rPr>
        <w:t>份，各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方各</w:t>
      </w:r>
      <w:r>
        <w:rPr>
          <w:rFonts w:hint="default" w:ascii="Times New Roman" w:hAnsi="Times New Roman" w:cs="Times New Roman"/>
          <w:sz w:val="24"/>
          <w:szCs w:val="24"/>
        </w:rPr>
        <w:t>执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贰</w:t>
      </w:r>
      <w:r>
        <w:rPr>
          <w:rFonts w:hint="default" w:ascii="Times New Roman" w:hAnsi="Times New Roman" w:cs="Times New Roman"/>
          <w:sz w:val="24"/>
          <w:szCs w:val="24"/>
        </w:rPr>
        <w:t>份，具有同等法律效力。</w:t>
      </w:r>
    </w:p>
    <w:p w14:paraId="6E0E13CA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22150512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0F817F42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3DE4211C">
      <w:pPr>
        <w:spacing w:line="360" w:lineRule="auto"/>
        <w:ind w:firstLine="480" w:firstLineChars="200"/>
        <w:rPr>
          <w:del w:id="0" w:author="hey jude" w:date="2026-02-09T09:50:04Z"/>
          <w:rFonts w:hint="default" w:ascii="Times New Roman" w:hAnsi="Times New Roman" w:cs="Times New Roman"/>
          <w:sz w:val="24"/>
          <w:szCs w:val="24"/>
        </w:rPr>
      </w:pPr>
    </w:p>
    <w:p w14:paraId="02A10297">
      <w:pPr>
        <w:spacing w:line="360" w:lineRule="auto"/>
        <w:ind w:firstLine="480" w:firstLineChars="200"/>
        <w:rPr>
          <w:del w:id="1" w:author="hey jude" w:date="2026-02-09T09:50:04Z"/>
          <w:rFonts w:hint="default" w:ascii="Times New Roman" w:hAnsi="Times New Roman" w:cs="Times New Roman"/>
          <w:sz w:val="24"/>
          <w:szCs w:val="24"/>
        </w:rPr>
      </w:pPr>
    </w:p>
    <w:p w14:paraId="70F251F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7BF76EE">
      <w:pPr>
        <w:spacing w:line="360" w:lineRule="auto"/>
        <w:ind w:firstLine="482" w:firstLineChars="20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（以下为附件及签署页）</w:t>
      </w:r>
    </w:p>
    <w:p w14:paraId="4ADB6DF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8FCBE58">
      <w:pPr>
        <w:pStyle w:val="8"/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甲方（盖章）：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杭州交投智慧交通产业发展有限公司</w:t>
      </w:r>
    </w:p>
    <w:p w14:paraId="5764037E">
      <w:pPr>
        <w:pStyle w:val="8"/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法定代表人/授权代表：</w:t>
      </w:r>
    </w:p>
    <w:p w14:paraId="63C65658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22869C23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781792B0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521D5243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乙方（盖章）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：杭州中源人力资源有限公司</w:t>
      </w:r>
    </w:p>
    <w:p w14:paraId="2324FC89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法定代表人/授权代表：</w:t>
      </w:r>
    </w:p>
    <w:p w14:paraId="05E26CCA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3346401C"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签署日期：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年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月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日</w:t>
      </w:r>
    </w:p>
    <w:p w14:paraId="225220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70DA3A1C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附件                  房屋平面图</w:t>
      </w:r>
    </w:p>
    <w:p w14:paraId="27351057">
      <w:pPr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329555" cy="7295515"/>
            <wp:effectExtent l="0" t="0" r="4445" b="635"/>
            <wp:docPr id="1" name="图片 1" descr="ed9f06fe74424244842adebb4c705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d9f06fe74424244842adebb4c70573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BBD7D2"/>
    <w:multiLevelType w:val="singleLevel"/>
    <w:tmpl w:val="DABBD7D2"/>
    <w:lvl w:ilvl="0" w:tentative="0">
      <w:start w:val="4"/>
      <w:numFmt w:val="chineseCounting"/>
      <w:suff w:val="nothing"/>
      <w:lvlText w:val="%1、"/>
      <w:lvlJc w:val="left"/>
      <w:pPr>
        <w:ind w:left="360" w:leftChars="0" w:firstLine="0" w:firstLineChars="0"/>
      </w:pPr>
      <w:rPr>
        <w:rFonts w:hint="eastAsia"/>
      </w:rPr>
    </w:lvl>
  </w:abstractNum>
  <w:abstractNum w:abstractNumId="1">
    <w:nsid w:val="FDFEECEA"/>
    <w:multiLevelType w:val="singleLevel"/>
    <w:tmpl w:val="FDFEECE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ey jude">
    <w15:presenceInfo w15:providerId="WPS Office" w15:userId="24888528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NmQwYzA4NjM5NDVhYzgxNjEyYjAxYTAwOWJmNjUifQ=="/>
  </w:docVars>
  <w:rsids>
    <w:rsidRoot w:val="2AF57C61"/>
    <w:rsid w:val="01924F5F"/>
    <w:rsid w:val="086C3E89"/>
    <w:rsid w:val="0C8F3D96"/>
    <w:rsid w:val="1CEA66C5"/>
    <w:rsid w:val="1E7828DC"/>
    <w:rsid w:val="2130749E"/>
    <w:rsid w:val="250B14D1"/>
    <w:rsid w:val="28ED3EC6"/>
    <w:rsid w:val="2AF57C61"/>
    <w:rsid w:val="2B5F70FD"/>
    <w:rsid w:val="32621481"/>
    <w:rsid w:val="33DE54CC"/>
    <w:rsid w:val="354B2548"/>
    <w:rsid w:val="35FEB5AA"/>
    <w:rsid w:val="36BF1151"/>
    <w:rsid w:val="383241E0"/>
    <w:rsid w:val="3FFFD902"/>
    <w:rsid w:val="43CE417C"/>
    <w:rsid w:val="47C94F01"/>
    <w:rsid w:val="48267009"/>
    <w:rsid w:val="4FBDB02E"/>
    <w:rsid w:val="50024A31"/>
    <w:rsid w:val="505C628C"/>
    <w:rsid w:val="51206DA9"/>
    <w:rsid w:val="539F6BFC"/>
    <w:rsid w:val="5ABA302A"/>
    <w:rsid w:val="5D37407B"/>
    <w:rsid w:val="6101566E"/>
    <w:rsid w:val="65DA0D53"/>
    <w:rsid w:val="65E120E1"/>
    <w:rsid w:val="6F7D95FA"/>
    <w:rsid w:val="72BE190E"/>
    <w:rsid w:val="757545F4"/>
    <w:rsid w:val="75F96FD3"/>
    <w:rsid w:val="7DABBA63"/>
    <w:rsid w:val="7DC87E29"/>
    <w:rsid w:val="7FD8A186"/>
    <w:rsid w:val="BBF7FA7B"/>
    <w:rsid w:val="BDFD872D"/>
    <w:rsid w:val="DFBBC9D1"/>
    <w:rsid w:val="EEDC43B4"/>
    <w:rsid w:val="FA9FA878"/>
    <w:rsid w:val="FDBCF379"/>
    <w:rsid w:val="FE521B9C"/>
    <w:rsid w:val="FFDB820C"/>
    <w:rsid w:val="FFEF597A"/>
    <w:rsid w:val="FFF4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  <w:rPr>
      <w:rFonts w:ascii="Times New Roman" w:hAnsi="Times New Roman" w:eastAsia="宋体" w:cs="Times New Roman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合同前言"/>
    <w:basedOn w:val="1"/>
    <w:qFormat/>
    <w:uiPriority w:val="0"/>
    <w:pPr>
      <w:ind w:firstLine="420"/>
    </w:pPr>
    <w:rPr>
      <w:rFonts w:ascii="宋体" w:hAnsi="Times New Roman" w:eastAsia="宋体" w:cs="Times New Roman"/>
      <w:bCs/>
      <w:szCs w:val="21"/>
    </w:rPr>
  </w:style>
  <w:style w:type="paragraph" w:customStyle="1" w:styleId="8">
    <w:name w:val="Plain Text"/>
    <w:basedOn w:val="1"/>
    <w:qFormat/>
    <w:uiPriority w:val="0"/>
    <w:rPr>
      <w:rFonts w:ascii="宋体" w:hAnsi="Times New Roman" w:eastAsia="宋体" w:cs="Times New Roman"/>
      <w:kern w:val="2"/>
      <w:sz w:val="21"/>
    </w:rPr>
  </w:style>
  <w:style w:type="character" w:customStyle="1" w:styleId="9">
    <w:name w:val="font21"/>
    <w:basedOn w:val="6"/>
    <w:qFormat/>
    <w:uiPriority w:val="0"/>
    <w:rPr>
      <w:rFonts w:hint="default" w:ascii="Times New Roman" w:hAnsi="Times New Roman" w:cs="Times New Roman"/>
      <w:b/>
      <w:bCs/>
      <w:color w:val="000000"/>
      <w:sz w:val="24"/>
      <w:szCs w:val="24"/>
      <w:u w:val="none"/>
    </w:rPr>
  </w:style>
  <w:style w:type="character" w:customStyle="1" w:styleId="10">
    <w:name w:val="font41"/>
    <w:basedOn w:val="6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1053</Words>
  <Characters>1395</Characters>
  <Lines>0</Lines>
  <Paragraphs>0</Paragraphs>
  <TotalTime>6</TotalTime>
  <ScaleCrop>false</ScaleCrop>
  <LinksUpToDate>false</LinksUpToDate>
  <CharactersWithSpaces>1449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2024-09-22T11:23:00Z</dcterms:created>
  <dc:creator>星韵王华</dc:creator>
  <cp:lastModifiedBy>hey jude</cp:lastModifiedBy>
  <dcterms:modified xsi:type="dcterms:W3CDTF">2026-02-09T01:58:48Z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26D19DF04CA9257A7B508569952D91BC_43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