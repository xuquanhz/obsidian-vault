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DBBA0">
      <w:pPr>
        <w:rPr>
          <w:del w:id="0" w:author="媛的乔" w:date="2026-08-28T16:07:55Z"/>
        </w:rPr>
      </w:pPr>
    </w:p>
    <w:p w14:paraId="78677F24">
      <w:pPr>
        <w:jc w:val="center"/>
        <w:rPr>
          <w:del w:id="1" w:author="媛的乔" w:date="2026-08-28T16:07:55Z"/>
          <w:rFonts w:ascii="宋体" w:hAnsi="宋体"/>
          <w:b/>
          <w:bCs/>
          <w:sz w:val="36"/>
        </w:rPr>
      </w:pPr>
      <w:bookmarkStart w:id="0" w:name="_Toc4765"/>
    </w:p>
    <w:p w14:paraId="0EE59DFB">
      <w:pPr>
        <w:jc w:val="center"/>
        <w:rPr>
          <w:del w:id="2" w:author="媛的乔" w:date="2026-08-28T16:07:55Z"/>
          <w:rFonts w:ascii="宋体" w:hAnsi="宋体"/>
          <w:b/>
          <w:bCs/>
          <w:sz w:val="36"/>
        </w:rPr>
      </w:pPr>
      <w:del w:id="3" w:author="媛的乔" w:date="2026-08-28T16:07:55Z">
        <w:r>
          <w:rPr>
            <w:rFonts w:hint="eastAsia" w:ascii="小标宋" w:hAnsi="小标宋" w:eastAsia="小标宋" w:cs="小标宋"/>
            <w:b/>
            <w:bCs/>
            <w:sz w:val="3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281940</wp:posOffset>
                  </wp:positionV>
                  <wp:extent cx="5579110" cy="523875"/>
                  <wp:effectExtent l="20955" t="19685" r="10160" b="8890"/>
                  <wp:wrapNone/>
                  <wp:docPr id="2" name="文本框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0" y="0"/>
                            <a:ext cx="557911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36043">
                              <w:pPr>
                                <w:pStyle w:val="8"/>
                                <w:spacing w:before="0" w:beforeAutospacing="0" w:after="0" w:afterAutospacing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rFonts w:hint="eastAsia" w:ascii="小标宋" w:eastAsia="小标宋"/>
                                  <w:color w:val="FF0000"/>
                                  <w:sz w:val="56"/>
                                  <w14:textOutline w14:w="9525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杭州交通综合开发有限公司文件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_x0000_s1026" o:spid="_x0000_s1026" o:spt="202" type="#_x0000_t202" style="position:absolute;left:0pt;margin-left:-0.45pt;margin-top:22.2pt;height:41.25pt;width:439.3pt;z-index:251659264;mso-width-relative:page;mso-height-relative:page;" filled="f" stroked="f" coordsize="21600,21600" o:gfxdata="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4Yp&#10;0dgAAAAIAQAADwAAAAAAAAABACAAAAAiAAAAZHJzL2Rvd25yZXYueG1sUEsBAhQAFAAAAAgAh07i&#10;QAu8POUiAgAAKQQAAA4AAAAAAAAAAQAgAAAAJwEAAGRycy9lMm9Eb2MueG1sUEsFBgAAAAAGAAYA&#10;WQEAALsFAAAAAA==&#10;" adj="10800">
                  <v:fill on="f" focussize="0,0"/>
                  <v:stroke on="f"/>
                  <v:imagedata o:title=""/>
                  <o:lock v:ext="edit" text="t" aspectratio="f"/>
                  <v:textbox style="mso-fit-shape-to-text:t;">
                    <w:txbxContent>
                      <w:p w14:paraId="03136043">
                        <w:pPr>
                          <w:pStyle w:val="8"/>
                          <w:spacing w:before="0" w:beforeAutospacing="0" w:after="0" w:afterAutospacing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rFonts w:hint="eastAsia" w:ascii="小标宋" w:eastAsia="小标宋"/>
                            <w:color w:val="FF0000"/>
                            <w:sz w:val="56"/>
                            <w14:textOutline w14:w="9525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杭州交通综合开发有限公司文件</w:t>
                        </w:r>
                      </w:p>
                    </w:txbxContent>
                  </v:textbox>
                </v:shape>
              </w:pict>
            </mc:Fallback>
          </mc:AlternateContent>
        </w:r>
      </w:del>
    </w:p>
    <w:p w14:paraId="77281646">
      <w:pPr>
        <w:jc w:val="center"/>
        <w:rPr>
          <w:del w:id="5" w:author="媛的乔" w:date="2026-08-28T16:07:55Z"/>
          <w:rFonts w:ascii="宋体" w:hAnsi="宋体"/>
          <w:b/>
          <w:bCs/>
          <w:sz w:val="36"/>
        </w:rPr>
      </w:pPr>
    </w:p>
    <w:p w14:paraId="4A6C6D5A">
      <w:pPr>
        <w:jc w:val="center"/>
        <w:rPr>
          <w:del w:id="6" w:author="媛的乔" w:date="2026-08-28T16:07:55Z"/>
          <w:rFonts w:ascii="宋体" w:hAnsi="宋体"/>
          <w:b/>
          <w:bCs/>
          <w:sz w:val="36"/>
        </w:rPr>
      </w:pPr>
    </w:p>
    <w:p w14:paraId="5D248261">
      <w:pPr>
        <w:jc w:val="center"/>
        <w:rPr>
          <w:del w:id="7" w:author="媛的乔" w:date="2026-08-28T16:07:55Z"/>
          <w:rFonts w:ascii="宋体" w:hAnsi="宋体"/>
          <w:b/>
          <w:bCs/>
          <w:sz w:val="32"/>
          <w:szCs w:val="32"/>
        </w:rPr>
      </w:pPr>
    </w:p>
    <w:p w14:paraId="3ADFB915">
      <w:pPr>
        <w:tabs>
          <w:tab w:val="left" w:pos="7740"/>
        </w:tabs>
        <w:jc w:val="center"/>
        <w:rPr>
          <w:del w:id="8" w:author="媛的乔" w:date="2026-08-28T16:07:55Z"/>
          <w:rFonts w:ascii="宋体" w:hAnsi="宋体"/>
          <w:b/>
          <w:bCs/>
          <w:sz w:val="36"/>
        </w:rPr>
      </w:pPr>
      <w:del w:id="9" w:author="媛的乔" w:date="2026-08-28T16:07:55Z">
        <w:r>
          <w:rPr>
            <w:rFonts w:hint="eastAsia" w:ascii="仿宋_GB2312" w:hAnsi="宋体" w:eastAsia="仿宋_GB2312"/>
            <w:bCs/>
            <w:spacing w:val="-4"/>
            <w:sz w:val="32"/>
            <w:szCs w:val="32"/>
          </w:rPr>
          <w:delText>杭交开发</w:delText>
        </w:r>
      </w:del>
      <w:del w:id="10" w:author="媛的乔" w:date="2026-08-28T16:07:55Z">
        <w:r>
          <w:rPr>
            <w:rFonts w:hint="eastAsia" w:ascii="仿宋_GB2312" w:eastAsia="仿宋_GB2312"/>
            <w:sz w:val="32"/>
            <w:szCs w:val="32"/>
          </w:rPr>
          <w:delText>〔202</w:delText>
        </w:r>
      </w:del>
      <w:del w:id="11" w:author="媛的乔" w:date="2026-08-28T16:07:55Z">
        <w:r>
          <w:rPr>
            <w:rFonts w:ascii="仿宋_GB2312" w:eastAsia="仿宋_GB2312"/>
            <w:sz w:val="32"/>
            <w:szCs w:val="32"/>
          </w:rPr>
          <w:delText>1</w:delText>
        </w:r>
      </w:del>
      <w:del w:id="12" w:author="媛的乔" w:date="2026-08-28T16:07:55Z">
        <w:r>
          <w:rPr>
            <w:rFonts w:hint="eastAsia" w:ascii="仿宋_GB2312" w:eastAsia="仿宋_GB2312"/>
            <w:sz w:val="32"/>
            <w:szCs w:val="32"/>
          </w:rPr>
          <w:delText>〕</w:delText>
        </w:r>
      </w:del>
      <w:del w:id="13" w:author="媛的乔" w:date="2026-08-28T16:07:55Z">
        <w:r>
          <w:rPr>
            <w:rFonts w:hint="eastAsia" w:ascii="仿宋_GB2312" w:eastAsia="仿宋_GB2312"/>
            <w:sz w:val="32"/>
            <w:szCs w:val="32"/>
            <w:lang w:val="en-US" w:eastAsia="zh-CN"/>
          </w:rPr>
          <w:delText>51</w:delText>
        </w:r>
      </w:del>
      <w:del w:id="14" w:author="媛的乔" w:date="2026-08-28T16:07:55Z">
        <w:r>
          <w:rPr>
            <w:rFonts w:hint="eastAsia" w:ascii="仿宋_GB2312" w:eastAsia="仿宋_GB2312"/>
            <w:sz w:val="32"/>
            <w:szCs w:val="32"/>
          </w:rPr>
          <w:delText>号</w:delText>
        </w:r>
      </w:del>
    </w:p>
    <w:p w14:paraId="0BDBAA02">
      <w:pPr>
        <w:spacing w:line="360" w:lineRule="auto"/>
        <w:jc w:val="center"/>
        <w:rPr>
          <w:del w:id="15" w:author="媛的乔" w:date="2026-08-28T16:07:55Z"/>
          <w:rFonts w:ascii="小标宋" w:eastAsia="小标宋"/>
          <w:sz w:val="44"/>
          <w:szCs w:val="44"/>
        </w:rPr>
      </w:pPr>
      <w:del w:id="16" w:author="媛的乔" w:date="2026-08-28T16:07:55Z">
        <w:bookmarkStart w:id="1" w:name="zhengwen"/>
        <w:bookmarkEnd w:id="1"/>
        <w:r>
          <w:rPr>
            <w:rFonts w:hint="eastAsia"/>
            <w:kern w:val="0"/>
            <w:sz w:val="32"/>
            <w:szCs w:val="32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83185</wp:posOffset>
                  </wp:positionV>
                  <wp:extent cx="5562600" cy="8255"/>
                  <wp:effectExtent l="20320" t="20955" r="17780" b="18415"/>
                  <wp:wrapNone/>
                  <wp:docPr id="1" name="直接连接符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5562600" cy="8255"/>
                          </a:xfrm>
                          <a:prstGeom prst="line">
                            <a:avLst/>
                          </a:prstGeom>
                          <a:noFill/>
                          <a:ln w="28575" cmpd="sng">
                            <a:solidFill>
                              <a:srgbClr val="FF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flip:y;margin-left:-0.5pt;margin-top:6.55pt;height:0.65pt;width:438pt;z-index:251660288;mso-width-relative:page;mso-height-relative:page;" filled="f" stroked="t" coordsize="21600,21600" o:gfxdata="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uwK0h2QAAAAgBAAAPAAAAAAAAAAEAIAAAACIAAABkcnMvZG93bnJl&#10;di54bWxQSwECFAAUAAAACACHTuJAK9nwdfwBAADRAwAADgAAAAAAAAABACAAAAAoAQAAZHJzL2Uy&#10;b0RvYy54bWxQSwUGAAAAAAYABgBZAQAAlgUAAAAA&#10;">
                  <v:fill on="f" focussize="0,0"/>
                  <v:stroke weight="2.25pt" color="#FF0000" joinstyle="round"/>
                  <v:imagedata o:title=""/>
                  <o:lock v:ext="edit" aspectratio="f"/>
                </v:line>
              </w:pict>
            </mc:Fallback>
          </mc:AlternateContent>
        </w:r>
      </w:del>
    </w:p>
    <w:bookmarkEnd w:id="0"/>
    <w:p w14:paraId="072FDA2E">
      <w:pPr>
        <w:spacing w:line="560" w:lineRule="exact"/>
        <w:jc w:val="center"/>
        <w:rPr>
          <w:ins w:id="19" w:author="媛的乔" w:date="2026-08-28T16:08:13Z"/>
          <w:rFonts w:hint="eastAsia" w:ascii="小标宋" w:eastAsia="小标宋"/>
          <w:color w:val="000000"/>
          <w:sz w:val="44"/>
          <w:szCs w:val="44"/>
        </w:rPr>
        <w:pPrChange w:id="18" w:author="媛的乔" w:date="2026-09-01T09:59:22Z">
          <w:pPr>
            <w:spacing w:line="360" w:lineRule="auto"/>
            <w:jc w:val="center"/>
          </w:pPr>
        </w:pPrChange>
      </w:pPr>
      <w:r>
        <w:rPr>
          <w:rFonts w:hint="eastAsia" w:ascii="小标宋" w:eastAsia="小标宋"/>
          <w:color w:val="000000"/>
          <w:sz w:val="44"/>
          <w:szCs w:val="44"/>
        </w:rPr>
        <w:t>关于成立</w:t>
      </w:r>
      <w:ins w:id="20" w:author="媛的乔" w:date="2026-08-28T16:08:13Z">
        <w:r>
          <w:rPr>
            <w:rFonts w:hint="eastAsia" w:ascii="小标宋" w:eastAsia="小标宋"/>
            <w:color w:val="000000"/>
            <w:sz w:val="44"/>
            <w:szCs w:val="44"/>
          </w:rPr>
          <w:t>“链上红盟·三联共促”</w:t>
        </w:r>
      </w:ins>
    </w:p>
    <w:p w14:paraId="0FDB665C">
      <w:pPr>
        <w:spacing w:line="560" w:lineRule="exact"/>
        <w:jc w:val="center"/>
        <w:rPr>
          <w:del w:id="22" w:author="媛的乔" w:date="2026-08-28T16:08:18Z"/>
          <w:rFonts w:hint="eastAsia" w:ascii="小标宋" w:eastAsia="小标宋"/>
          <w:color w:val="000000"/>
          <w:sz w:val="44"/>
          <w:szCs w:val="44"/>
        </w:rPr>
        <w:pPrChange w:id="21" w:author="媛的乔" w:date="2026-09-01T09:59:22Z">
          <w:pPr>
            <w:spacing w:line="360" w:lineRule="auto"/>
            <w:jc w:val="center"/>
          </w:pPr>
        </w:pPrChange>
      </w:pPr>
      <w:ins w:id="23" w:author="媛的乔" w:date="2026-08-28T16:08:13Z">
        <w:r>
          <w:rPr>
            <w:rFonts w:hint="eastAsia" w:ascii="小标宋" w:eastAsia="小标宋"/>
            <w:color w:val="000000"/>
            <w:sz w:val="44"/>
            <w:szCs w:val="44"/>
          </w:rPr>
          <w:t>党建联建</w:t>
        </w:r>
      </w:ins>
      <w:ins w:id="24" w:author="媛的乔" w:date="2026-08-28T16:08:00Z">
        <w:r>
          <w:rPr>
            <w:rFonts w:hint="eastAsia" w:ascii="小标宋" w:eastAsia="小标宋"/>
            <w:color w:val="000000"/>
            <w:sz w:val="44"/>
            <w:szCs w:val="44"/>
          </w:rPr>
          <w:t>专项工作小组</w:t>
        </w:r>
      </w:ins>
      <w:del w:id="25" w:author="媛的乔" w:date="2026-08-28T16:08:00Z">
        <w:r>
          <w:rPr>
            <w:rFonts w:hint="eastAsia" w:ascii="小标宋" w:eastAsia="小标宋"/>
            <w:color w:val="000000"/>
            <w:sz w:val="44"/>
            <w:szCs w:val="44"/>
          </w:rPr>
          <w:delText>杭州西站枢纽文化传播有限公司</w:delText>
        </w:r>
      </w:del>
    </w:p>
    <w:p w14:paraId="1ADD965D">
      <w:pPr>
        <w:spacing w:line="560" w:lineRule="exact"/>
        <w:jc w:val="center"/>
        <w:rPr>
          <w:rFonts w:ascii="小标宋" w:eastAsia="小标宋"/>
          <w:color w:val="000000"/>
          <w:sz w:val="44"/>
          <w:szCs w:val="44"/>
        </w:rPr>
        <w:pPrChange w:id="26" w:author="媛的乔" w:date="2026-09-01T09:59:22Z">
          <w:pPr>
            <w:jc w:val="center"/>
          </w:pPr>
        </w:pPrChange>
      </w:pPr>
      <w:del w:id="27" w:author="媛的乔" w:date="2026-08-28T16:08:17Z">
        <w:r>
          <w:rPr>
            <w:rFonts w:hint="eastAsia" w:ascii="小标宋" w:eastAsia="小标宋"/>
            <w:color w:val="000000"/>
            <w:sz w:val="44"/>
            <w:szCs w:val="44"/>
          </w:rPr>
          <w:delText>筹建工作组</w:delText>
        </w:r>
      </w:del>
      <w:r>
        <w:rPr>
          <w:rFonts w:hint="eastAsia" w:ascii="小标宋" w:eastAsia="小标宋"/>
          <w:color w:val="000000"/>
          <w:sz w:val="44"/>
          <w:szCs w:val="44"/>
        </w:rPr>
        <w:t>的通知</w:t>
      </w:r>
    </w:p>
    <w:p w14:paraId="5CDCB081">
      <w:pPr>
        <w:spacing w:line="560" w:lineRule="exact"/>
        <w:rPr>
          <w:rFonts w:ascii="仿宋_GB2312" w:eastAsia="仿宋_GB2312"/>
          <w:color w:val="000000"/>
          <w:sz w:val="32"/>
          <w:szCs w:val="32"/>
        </w:rPr>
        <w:pPrChange w:id="28" w:author="媛的乔" w:date="2026-09-01T09:59:22Z">
          <w:pPr/>
        </w:pPrChange>
      </w:pPr>
    </w:p>
    <w:p w14:paraId="70D84583">
      <w:pPr>
        <w:spacing w:line="560" w:lineRule="exact"/>
        <w:rPr>
          <w:del w:id="30" w:author="媛的乔" w:date="2026-08-28T16:18:52Z"/>
          <w:rFonts w:ascii="仿宋_GB2312" w:eastAsia="仿宋_GB2312"/>
          <w:b w:val="0"/>
          <w:bCs w:val="0"/>
          <w:color w:val="000000"/>
          <w:sz w:val="32"/>
          <w:szCs w:val="32"/>
        </w:rPr>
        <w:pPrChange w:id="29" w:author="媛的乔" w:date="2026-09-01T09:59:22Z">
          <w:pPr>
            <w:spacing w:line="600" w:lineRule="exact"/>
          </w:pPr>
        </w:pPrChange>
      </w:pPr>
      <w:r>
        <w:rPr>
          <w:rFonts w:hint="eastAsia" w:ascii="仿宋_GB2312" w:eastAsia="仿宋_GB2312"/>
          <w:b w:val="0"/>
          <w:bCs w:val="0"/>
          <w:color w:val="000000"/>
          <w:sz w:val="32"/>
          <w:szCs w:val="32"/>
        </w:rPr>
        <w:t>各单位、各部室：</w:t>
      </w:r>
    </w:p>
    <w:p w14:paraId="6FC0B028">
      <w:pPr>
        <w:spacing w:line="560" w:lineRule="exact"/>
        <w:ind w:firstLine="0" w:firstLineChars="0"/>
        <w:rPr>
          <w:ins w:id="32" w:author="媛的乔" w:date="2026-08-28T16:52:39Z"/>
          <w:rFonts w:hint="eastAsia" w:ascii="仿宋_GB2312" w:hAnsi="仿宋_GB2312" w:eastAsia="仿宋_GB2312" w:cs="仿宋_GB2312"/>
          <w:sz w:val="32"/>
          <w:szCs w:val="32"/>
        </w:rPr>
        <w:pPrChange w:id="31" w:author="媛的乔" w:date="2026-09-01T09:59:22Z">
          <w:pPr>
            <w:spacing w:line="600" w:lineRule="exact"/>
            <w:ind w:firstLine="640" w:firstLineChars="200"/>
          </w:pPr>
        </w:pPrChange>
      </w:pPr>
    </w:p>
    <w:p w14:paraId="7B589A14">
      <w:pPr>
        <w:spacing w:line="560" w:lineRule="exact"/>
        <w:ind w:firstLine="640" w:firstLineChars="200"/>
        <w:rPr>
          <w:ins w:id="34" w:author="媛的乔" w:date="2026-08-28T16:52:39Z"/>
          <w:rFonts w:hint="eastAsia" w:ascii="仿宋_GB2312" w:hAnsi="仿宋_GB2312" w:eastAsia="仿宋_GB2312" w:cs="仿宋_GB2312"/>
          <w:sz w:val="32"/>
          <w:szCs w:val="32"/>
        </w:rPr>
        <w:pPrChange w:id="33" w:author="媛的乔" w:date="2026-09-01T09:59:22Z">
          <w:pPr>
            <w:pStyle w:val="4"/>
          </w:pPr>
        </w:pPrChange>
      </w:pPr>
      <w:ins w:id="35" w:author="媛的乔" w:date="2026-08-28T16:52:39Z">
        <w:r>
          <w:rPr>
            <w:rFonts w:hint="eastAsia" w:ascii="仿宋_GB2312" w:hAnsi="仿宋_GB2312" w:eastAsia="仿宋_GB2312" w:cs="仿宋_GB2312"/>
            <w:sz w:val="32"/>
            <w:szCs w:val="32"/>
          </w:rPr>
          <w:t>为深入贯彻落实《关于开展市国资系统“链式+圈式”党建联建工作的实施方案》精神，扎实推进“链上红盟·三联共促”党建联建项目，着力构建“内部生态圈、协同发展圈、品牌辐射圈”，推动党建与产业深度融合，经研究，决定成立“链上红盟·三联共促”党建联建专项工作小组</w:t>
        </w:r>
      </w:ins>
      <w:ins w:id="36" w:author="媛的乔" w:date="2026-08-31T13:46:10Z">
        <w:r>
          <w:rPr>
            <w:rFonts w:hint="eastAsia" w:ascii="仿宋_GB2312" w:hAnsi="仿宋_GB2312" w:eastAsia="仿宋_GB2312" w:cs="仿宋_GB2312"/>
            <w:sz w:val="32"/>
            <w:szCs w:val="32"/>
          </w:rPr>
          <w:t>（以下简称“专项工作小组”）</w:t>
        </w:r>
      </w:ins>
      <w:ins w:id="37" w:author="媛的乔" w:date="2026-08-28T16:52:39Z">
        <w:r>
          <w:rPr>
            <w:rFonts w:hint="eastAsia" w:ascii="仿宋_GB2312" w:hAnsi="仿宋_GB2312" w:eastAsia="仿宋_GB2312" w:cs="仿宋_GB2312"/>
            <w:sz w:val="32"/>
            <w:szCs w:val="32"/>
          </w:rPr>
          <w:t>。现将有关事项通知如下：</w:t>
        </w:r>
      </w:ins>
    </w:p>
    <w:p w14:paraId="6521CA3F">
      <w:pPr>
        <w:numPr>
          <w:ilvl w:val="0"/>
          <w:numId w:val="1"/>
          <w:ins w:id="39" w:author="媛的乔" w:date="2026-09-01T17:44:16Z"/>
        </w:numPr>
        <w:spacing w:line="560" w:lineRule="exact"/>
        <w:ind w:firstLine="640" w:firstLineChars="200"/>
        <w:rPr>
          <w:ins w:id="40" w:author="媛的乔" w:date="2026-09-01T17:44:16Z"/>
          <w:rFonts w:hint="eastAsia" w:ascii="黑体" w:hAnsi="黑体" w:eastAsia="黑体" w:cs="黑体"/>
          <w:sz w:val="32"/>
          <w:szCs w:val="32"/>
        </w:rPr>
        <w:pPrChange w:id="38" w:author="媛的乔" w:date="2026-09-01T17:44:16Z">
          <w:pPr>
            <w:spacing w:line="600" w:lineRule="exact"/>
            <w:ind w:firstLine="640" w:firstLineChars="200"/>
          </w:pPr>
        </w:pPrChange>
      </w:pPr>
      <w:ins w:id="41" w:author="媛的乔" w:date="2026-09-01T17:09:24Z">
        <w:r>
          <w:rPr>
            <w:rFonts w:hint="eastAsia" w:ascii="黑体" w:hAnsi="黑体" w:eastAsia="黑体" w:cs="黑体"/>
            <w:sz w:val="32"/>
            <w:szCs w:val="32"/>
            <w:rPrChange w:id="42" w:author="媛的乔" w:date="2026-09-01T17:10:19Z">
              <w:rPr>
                <w:rFonts w:hint="eastAsia"/>
              </w:rPr>
            </w:rPrChange>
          </w:rPr>
          <w:t>组织机构</w:t>
        </w:r>
      </w:ins>
    </w:p>
    <w:p w14:paraId="1968F05E">
      <w:pPr>
        <w:numPr>
          <w:ilvl w:val="-1"/>
          <w:numId w:val="0"/>
        </w:numPr>
        <w:spacing w:line="560" w:lineRule="exact"/>
        <w:ind w:firstLine="640" w:firstLineChars="200"/>
        <w:rPr>
          <w:ins w:id="44" w:author="媛的乔" w:date="2026-09-01T17:26:37Z"/>
          <w:rFonts w:hint="eastAsia" w:ascii="仿宋_GB2312" w:hAnsi="仿宋_GB2312" w:eastAsia="仿宋_GB2312" w:cs="仿宋_GB2312"/>
          <w:sz w:val="32"/>
          <w:szCs w:val="32"/>
          <w:lang w:eastAsia="zh-CN"/>
        </w:rPr>
        <w:pPrChange w:id="43" w:author="媛的乔" w:date="2026-09-01T17:44:18Z">
          <w:pPr>
            <w:spacing w:line="600" w:lineRule="exact"/>
            <w:ind w:firstLine="640" w:firstLineChars="200"/>
          </w:pPr>
        </w:pPrChange>
      </w:pPr>
      <w:ins w:id="45" w:author="媛的乔" w:date="2026-09-01T17:25:48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专项工作小组统筹全局工作，实行分级管理</w:t>
        </w:r>
      </w:ins>
      <w:ins w:id="46" w:author="媛的乔" w:date="2026-09-01T17:26:28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，</w:t>
        </w:r>
      </w:ins>
      <w:ins w:id="47" w:author="媛的乔" w:date="2026-09-01T17:25:48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领导小组下设日常工作小组，</w:t>
        </w:r>
      </w:ins>
      <w:ins w:id="48" w:author="媛的乔" w:date="2026-09-01T17:56:0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日常</w:t>
        </w:r>
      </w:ins>
      <w:ins w:id="49" w:author="媛的乔" w:date="2026-09-01T17:25:48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工作小组下设</w:t>
        </w:r>
      </w:ins>
      <w:ins w:id="50" w:author="媛的乔" w:date="2026-09-01T17:26:5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两支</w:t>
        </w:r>
      </w:ins>
      <w:ins w:id="51" w:author="媛的乔" w:date="2026-09-01T17:25:48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专项队伍，逐级压实责任、分层推进落实</w:t>
        </w:r>
      </w:ins>
      <w:ins w:id="52" w:author="媛的乔" w:date="2026-09-01T17:26:36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。</w:t>
        </w:r>
      </w:ins>
    </w:p>
    <w:p w14:paraId="52E2C9CD">
      <w:pPr>
        <w:spacing w:line="560" w:lineRule="exact"/>
        <w:ind w:firstLine="640" w:firstLineChars="200"/>
        <w:rPr>
          <w:ins w:id="54" w:author="媛的乔" w:date="2026-09-01T17:09:24Z"/>
          <w:rFonts w:hint="eastAsia" w:ascii="楷体_GB2312" w:hAnsi="楷体_GB2312" w:eastAsia="楷体_GB2312" w:cs="楷体_GB2312"/>
          <w:sz w:val="32"/>
          <w:szCs w:val="32"/>
          <w:rPrChange w:id="55" w:author="媛的乔" w:date="2026-09-01T17:10:43Z">
            <w:rPr>
              <w:ins w:id="56" w:author="媛的乔" w:date="2026-09-01T17:09:24Z"/>
              <w:rFonts w:hint="eastAsia"/>
            </w:rPr>
          </w:rPrChange>
        </w:rPr>
        <w:pPrChange w:id="53" w:author="媛的乔" w:date="2026-09-01T09:59:22Z">
          <w:pPr>
            <w:spacing w:line="600" w:lineRule="exact"/>
            <w:ind w:firstLine="640" w:firstLineChars="200"/>
          </w:pPr>
        </w:pPrChange>
      </w:pPr>
      <w:ins w:id="57" w:author="媛的乔" w:date="2026-09-01T17:09:24Z">
        <w:r>
          <w:rPr>
            <w:rFonts w:hint="eastAsia" w:ascii="楷体_GB2312" w:hAnsi="楷体_GB2312" w:eastAsia="楷体_GB2312" w:cs="楷体_GB2312"/>
            <w:sz w:val="32"/>
            <w:szCs w:val="32"/>
            <w:rPrChange w:id="58" w:author="媛的乔" w:date="2026-09-01T17:10:43Z">
              <w:rPr>
                <w:rFonts w:hint="eastAsia"/>
              </w:rPr>
            </w:rPrChange>
          </w:rPr>
          <w:t>（一）领导小组</w:t>
        </w:r>
      </w:ins>
    </w:p>
    <w:p w14:paraId="3CD9062F">
      <w:pPr>
        <w:spacing w:line="560" w:lineRule="exact"/>
        <w:ind w:firstLine="640" w:firstLineChars="200"/>
        <w:rPr>
          <w:ins w:id="60" w:author="媛的乔" w:date="2026-09-01T17:15:28Z"/>
          <w:rFonts w:hint="eastAsia" w:ascii="仿宋_GB2312" w:hAnsi="仿宋_GB2312" w:eastAsia="仿宋_GB2312" w:cs="仿宋_GB2312"/>
          <w:b w:val="0"/>
          <w:bCs w:val="0"/>
          <w:sz w:val="32"/>
          <w:szCs w:val="32"/>
          <w:rPrChange w:id="61" w:author="媛的乔" w:date="2026-09-01T17:15:36Z">
            <w:rPr>
              <w:ins w:id="62" w:author="媛的乔" w:date="2026-09-01T17:15:28Z"/>
              <w:rFonts w:hint="eastAsia" w:ascii="仿宋_GB2312" w:hAnsi="仿宋_GB2312" w:eastAsia="仿宋_GB2312" w:cs="仿宋_GB2312"/>
              <w:b/>
              <w:bCs/>
              <w:sz w:val="32"/>
              <w:szCs w:val="32"/>
            </w:rPr>
          </w:rPrChange>
        </w:rPr>
        <w:pPrChange w:id="59" w:author="媛的乔" w:date="2026-09-01T09:59:22Z">
          <w:pPr>
            <w:spacing w:line="600" w:lineRule="exact"/>
            <w:ind w:firstLine="640" w:firstLineChars="200"/>
          </w:pPr>
        </w:pPrChange>
      </w:pPr>
      <w:ins w:id="63" w:author="媛的乔" w:date="2026-09-01T17:15:26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rPrChange w:id="64" w:author="媛的乔" w:date="2026-09-01T17:15:36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rPrChange>
          </w:rPr>
          <w:t>负责统筹项目整体推进、审定重大事项、协调资源保障，定期研究解决联建过程中的重大问题。</w:t>
        </w:r>
      </w:ins>
    </w:p>
    <w:p w14:paraId="433A4B63">
      <w:pPr>
        <w:spacing w:line="560" w:lineRule="exact"/>
        <w:ind w:firstLine="640" w:firstLineChars="200"/>
        <w:rPr>
          <w:ins w:id="66" w:author="媛的乔" w:date="2026-09-01T17:09:24Z"/>
          <w:rFonts w:hint="default" w:ascii="仿宋_GB2312" w:hAnsi="仿宋_GB2312" w:eastAsia="仿宋_GB2312" w:cs="仿宋_GB2312"/>
          <w:sz w:val="32"/>
          <w:szCs w:val="32"/>
          <w:rPrChange w:id="67" w:author="媛的乔" w:date="2026-09-01T17:09:24Z">
            <w:rPr>
              <w:ins w:id="68" w:author="媛的乔" w:date="2026-09-01T17:09:24Z"/>
              <w:rFonts w:hint="eastAsia"/>
            </w:rPr>
          </w:rPrChange>
        </w:rPr>
        <w:pPrChange w:id="65" w:author="媛的乔" w:date="2026-09-01T09:59:22Z">
          <w:pPr>
            <w:spacing w:line="600" w:lineRule="exact"/>
            <w:ind w:firstLine="640" w:firstLineChars="200"/>
          </w:pPr>
        </w:pPrChange>
      </w:pPr>
      <w:ins w:id="69" w:author="媛的乔" w:date="2026-09-01T17:09:2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70" w:author="媛的乔" w:date="2026-09-01T17:13:34Z">
              <w:rPr>
                <w:rFonts w:hint="eastAsia"/>
              </w:rPr>
            </w:rPrChange>
          </w:rPr>
          <w:t>组　长：</w:t>
        </w:r>
      </w:ins>
      <w:ins w:id="71" w:author="媛的乔" w:date="2026-09-01T17:12:4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程文丰</w:t>
        </w:r>
      </w:ins>
      <w:ins w:id="72" w:author="媛的乔" w:date="2026-09-01T17:12:4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73" w:author="媛的乔" w:date="2026-09-01T17:12:5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74" w:author="媛的乔" w:date="2026-09-01T17:12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市交投集团</w:t>
        </w:r>
      </w:ins>
      <w:ins w:id="75" w:author="媛的乔" w:date="2026-09-01T17:13:2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党委委员</w:t>
        </w:r>
      </w:ins>
      <w:ins w:id="76" w:author="媛的乔" w:date="2026-09-01T17:13:2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、</w:t>
        </w:r>
      </w:ins>
      <w:ins w:id="77" w:author="媛的乔" w:date="2026-09-01T17:13:3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副总经理</w:t>
        </w:r>
      </w:ins>
    </w:p>
    <w:p w14:paraId="54C1756E">
      <w:pPr>
        <w:spacing w:line="560" w:lineRule="exact"/>
        <w:ind w:left="3208" w:leftChars="304" w:hanging="2570" w:hangingChars="800"/>
        <w:rPr>
          <w:ins w:id="79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80" w:author="媛的乔" w:date="2026-09-01T17:09:24Z">
            <w:rPr>
              <w:ins w:id="81" w:author="媛的乔" w:date="2026-09-01T17:09:24Z"/>
              <w:rFonts w:hint="eastAsia"/>
            </w:rPr>
          </w:rPrChange>
        </w:rPr>
        <w:pPrChange w:id="78" w:author="媛的乔" w:date="2026-09-01T17:13:43Z">
          <w:pPr>
            <w:spacing w:line="600" w:lineRule="exact"/>
            <w:ind w:firstLine="640" w:firstLineChars="200"/>
          </w:pPr>
        </w:pPrChange>
      </w:pPr>
      <w:ins w:id="82" w:author="媛的乔" w:date="2026-09-01T17:09:2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83" w:author="媛的乔" w:date="2026-09-01T17:13:38Z">
              <w:rPr>
                <w:rFonts w:hint="eastAsia"/>
              </w:rPr>
            </w:rPrChange>
          </w:rPr>
          <w:t>副组长：</w:t>
        </w:r>
      </w:ins>
      <w:ins w:id="84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85" w:author="媛的乔" w:date="2026-09-01T17:09:24Z">
              <w:rPr>
                <w:rFonts w:hint="eastAsia"/>
              </w:rPr>
            </w:rPrChange>
          </w:rPr>
          <w:t>李　莉　市交投集团机关党委专职副书记、机关纪委书记</w:t>
        </w:r>
      </w:ins>
    </w:p>
    <w:p w14:paraId="0A91DE1C">
      <w:pPr>
        <w:spacing w:line="560" w:lineRule="exact"/>
        <w:ind w:left="3198" w:leftChars="304" w:hanging="2560" w:hangingChars="800"/>
        <w:rPr>
          <w:ins w:id="87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88" w:author="媛的乔" w:date="2026-09-01T17:09:24Z">
            <w:rPr>
              <w:ins w:id="89" w:author="媛的乔" w:date="2026-09-01T17:09:24Z"/>
              <w:rFonts w:hint="eastAsia"/>
            </w:rPr>
          </w:rPrChange>
        </w:rPr>
        <w:pPrChange w:id="86" w:author="媛的乔" w:date="2026-09-01T17:13:51Z">
          <w:pPr>
            <w:spacing w:line="600" w:lineRule="exact"/>
            <w:ind w:firstLine="640" w:firstLineChars="200"/>
          </w:pPr>
        </w:pPrChange>
      </w:pPr>
      <w:ins w:id="90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91" w:author="媛的乔" w:date="2026-09-01T17:09:24Z">
              <w:rPr>
                <w:rFonts w:hint="eastAsia"/>
              </w:rPr>
            </w:rPrChange>
          </w:rPr>
          <w:t>　　　　周荣耀　资产管理公司（漕运物流集团）党委书记、董事长</w:t>
        </w:r>
      </w:ins>
    </w:p>
    <w:p w14:paraId="54DFAEE0">
      <w:pPr>
        <w:spacing w:line="560" w:lineRule="exact"/>
        <w:ind w:firstLine="640" w:firstLineChars="200"/>
        <w:rPr>
          <w:ins w:id="93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94" w:author="媛的乔" w:date="2026-09-01T17:09:24Z">
            <w:rPr>
              <w:ins w:id="95" w:author="媛的乔" w:date="2026-09-01T17:09:24Z"/>
              <w:rFonts w:hint="eastAsia"/>
            </w:rPr>
          </w:rPrChange>
        </w:rPr>
        <w:pPrChange w:id="92" w:author="媛的乔" w:date="2026-09-01T09:59:22Z">
          <w:pPr>
            <w:spacing w:line="600" w:lineRule="exact"/>
            <w:ind w:firstLine="640" w:firstLineChars="200"/>
          </w:pPr>
        </w:pPrChange>
      </w:pPr>
      <w:ins w:id="96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97" w:author="媛的乔" w:date="2026-09-01T17:09:24Z">
              <w:rPr>
                <w:rFonts w:hint="eastAsia"/>
              </w:rPr>
            </w:rPrChange>
          </w:rPr>
          <w:t>　　　　郑利晟　杭交产投公司党支部书记、董事长</w:t>
        </w:r>
      </w:ins>
    </w:p>
    <w:p w14:paraId="2629C056">
      <w:pPr>
        <w:spacing w:line="560" w:lineRule="exact"/>
        <w:ind w:left="3208" w:leftChars="304" w:hanging="2570" w:hangingChars="800"/>
        <w:rPr>
          <w:ins w:id="99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100" w:author="媛的乔" w:date="2026-09-01T17:09:24Z">
            <w:rPr>
              <w:ins w:id="101" w:author="媛的乔" w:date="2026-09-01T17:09:24Z"/>
              <w:rFonts w:hint="eastAsia"/>
            </w:rPr>
          </w:rPrChange>
        </w:rPr>
        <w:pPrChange w:id="98" w:author="媛的乔" w:date="2026-09-01T17:14:03Z">
          <w:pPr>
            <w:spacing w:line="600" w:lineRule="exact"/>
            <w:ind w:firstLine="640" w:firstLineChars="200"/>
          </w:pPr>
        </w:pPrChange>
      </w:pPr>
      <w:ins w:id="102" w:author="媛的乔" w:date="2026-09-01T17:09:2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103" w:author="媛的乔" w:date="2026-09-01T17:13:59Z">
              <w:rPr>
                <w:rFonts w:hint="eastAsia"/>
              </w:rPr>
            </w:rPrChange>
          </w:rPr>
          <w:t>成　员：</w:t>
        </w:r>
      </w:ins>
      <w:ins w:id="104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05" w:author="媛的乔" w:date="2026-09-01T17:09:24Z">
              <w:rPr>
                <w:rFonts w:hint="eastAsia"/>
              </w:rPr>
            </w:rPrChange>
          </w:rPr>
          <w:t>徐韩英　资产管理公司（漕运物流集团）党委副书记、总经理</w:t>
        </w:r>
      </w:ins>
    </w:p>
    <w:p w14:paraId="5ECA55D7">
      <w:pPr>
        <w:spacing w:line="560" w:lineRule="exact"/>
        <w:ind w:firstLine="640" w:firstLineChars="200"/>
        <w:rPr>
          <w:ins w:id="107" w:author="媛的乔" w:date="2026-09-01T17:14:17Z"/>
          <w:rFonts w:hint="eastAsia" w:ascii="仿宋_GB2312" w:hAnsi="仿宋_GB2312" w:eastAsia="仿宋_GB2312" w:cs="仿宋_GB2312"/>
          <w:sz w:val="32"/>
          <w:szCs w:val="32"/>
          <w:lang w:val="en-US" w:eastAsia="zh-CN"/>
        </w:rPr>
        <w:pPrChange w:id="106" w:author="媛的乔" w:date="2026-09-01T09:59:22Z">
          <w:pPr>
            <w:spacing w:line="600" w:lineRule="exact"/>
            <w:ind w:firstLine="640" w:firstLineChars="200"/>
          </w:pPr>
        </w:pPrChange>
      </w:pPr>
      <w:ins w:id="108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09" w:author="媛的乔" w:date="2026-09-01T17:09:24Z">
              <w:rPr>
                <w:rFonts w:hint="eastAsia"/>
              </w:rPr>
            </w:rPrChange>
          </w:rPr>
          <w:t>　　　　董　朔　资产管理公司（漕运物流集团）党委</w:t>
        </w:r>
      </w:ins>
      <w:ins w:id="110" w:author="媛的乔" w:date="2026-09-01T17:14:1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  </w:t>
        </w:r>
      </w:ins>
      <w:ins w:id="111" w:author="媛的乔" w:date="2026-09-01T17:14:1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112" w:author="媛的乔" w:date="2026-09-01T17:14:1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 </w:t>
        </w:r>
      </w:ins>
    </w:p>
    <w:p w14:paraId="4885996E">
      <w:pPr>
        <w:spacing w:line="560" w:lineRule="exact"/>
        <w:ind w:firstLine="3200" w:firstLineChars="1000"/>
        <w:rPr>
          <w:ins w:id="114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115" w:author="媛的乔" w:date="2026-09-01T17:09:24Z">
            <w:rPr>
              <w:ins w:id="116" w:author="媛的乔" w:date="2026-09-01T17:09:24Z"/>
              <w:rFonts w:hint="eastAsia"/>
            </w:rPr>
          </w:rPrChange>
        </w:rPr>
        <w:pPrChange w:id="113" w:author="媛的乔" w:date="2026-09-01T17:14:19Z">
          <w:pPr>
            <w:spacing w:line="600" w:lineRule="exact"/>
            <w:ind w:firstLine="640" w:firstLineChars="200"/>
          </w:pPr>
        </w:pPrChange>
      </w:pPr>
      <w:ins w:id="117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18" w:author="媛的乔" w:date="2026-09-01T17:09:24Z">
              <w:rPr>
                <w:rFonts w:hint="eastAsia"/>
              </w:rPr>
            </w:rPrChange>
          </w:rPr>
          <w:t>副书记、工会主席</w:t>
        </w:r>
      </w:ins>
    </w:p>
    <w:p w14:paraId="6248EB9E">
      <w:pPr>
        <w:spacing w:line="560" w:lineRule="exact"/>
        <w:ind w:firstLine="640" w:firstLineChars="200"/>
        <w:rPr>
          <w:ins w:id="120" w:author="媛的乔" w:date="2026-09-01T17:14:22Z"/>
          <w:rFonts w:hint="eastAsia" w:ascii="仿宋_GB2312" w:hAnsi="仿宋_GB2312" w:eastAsia="仿宋_GB2312" w:cs="仿宋_GB2312"/>
          <w:sz w:val="32"/>
          <w:szCs w:val="32"/>
        </w:rPr>
        <w:pPrChange w:id="119" w:author="媛的乔" w:date="2026-09-01T09:59:22Z">
          <w:pPr>
            <w:spacing w:line="600" w:lineRule="exact"/>
            <w:ind w:firstLine="640" w:firstLineChars="200"/>
          </w:pPr>
        </w:pPrChange>
      </w:pPr>
      <w:ins w:id="121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22" w:author="媛的乔" w:date="2026-09-01T17:09:24Z">
              <w:rPr>
                <w:rFonts w:hint="eastAsia"/>
              </w:rPr>
            </w:rPrChange>
          </w:rPr>
          <w:t>　　　　洪智勇　资产管理公司（漕运物流集团）党委</w:t>
        </w:r>
      </w:ins>
    </w:p>
    <w:p w14:paraId="1E410FE1">
      <w:pPr>
        <w:spacing w:line="560" w:lineRule="exact"/>
        <w:ind w:firstLine="3200" w:firstLineChars="1000"/>
        <w:rPr>
          <w:ins w:id="124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125" w:author="媛的乔" w:date="2026-09-01T17:09:24Z">
            <w:rPr>
              <w:ins w:id="126" w:author="媛的乔" w:date="2026-09-01T17:09:24Z"/>
              <w:rFonts w:hint="eastAsia"/>
            </w:rPr>
          </w:rPrChange>
        </w:rPr>
        <w:pPrChange w:id="123" w:author="媛的乔" w:date="2026-09-01T17:14:24Z">
          <w:pPr>
            <w:spacing w:line="600" w:lineRule="exact"/>
            <w:ind w:firstLine="640" w:firstLineChars="200"/>
          </w:pPr>
        </w:pPrChange>
      </w:pPr>
      <w:ins w:id="127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28" w:author="媛的乔" w:date="2026-09-01T17:09:24Z">
              <w:rPr>
                <w:rFonts w:hint="eastAsia"/>
              </w:rPr>
            </w:rPrChange>
          </w:rPr>
          <w:t>委员、副总经理</w:t>
        </w:r>
      </w:ins>
    </w:p>
    <w:p w14:paraId="1827B8A3">
      <w:pPr>
        <w:spacing w:line="560" w:lineRule="exact"/>
        <w:ind w:firstLine="640" w:firstLineChars="200"/>
        <w:rPr>
          <w:ins w:id="130" w:author="媛的乔" w:date="2026-09-01T17:09:24Z"/>
          <w:rFonts w:hint="eastAsia" w:ascii="楷体_GB2312" w:hAnsi="楷体_GB2312" w:eastAsia="楷体_GB2312" w:cs="楷体_GB2312"/>
          <w:sz w:val="32"/>
          <w:szCs w:val="32"/>
          <w:rPrChange w:id="131" w:author="媛的乔" w:date="2026-09-01T17:14:35Z">
            <w:rPr>
              <w:ins w:id="132" w:author="媛的乔" w:date="2026-09-01T17:09:24Z"/>
              <w:rFonts w:hint="eastAsia"/>
            </w:rPr>
          </w:rPrChange>
        </w:rPr>
        <w:pPrChange w:id="129" w:author="媛的乔" w:date="2026-09-01T09:59:22Z">
          <w:pPr>
            <w:spacing w:line="600" w:lineRule="exact"/>
            <w:ind w:firstLine="640" w:firstLineChars="200"/>
          </w:pPr>
        </w:pPrChange>
      </w:pPr>
      <w:ins w:id="133" w:author="媛的乔" w:date="2026-09-01T17:09:24Z">
        <w:r>
          <w:rPr>
            <w:rFonts w:hint="eastAsia" w:ascii="楷体_GB2312" w:hAnsi="楷体_GB2312" w:eastAsia="楷体_GB2312" w:cs="楷体_GB2312"/>
            <w:sz w:val="32"/>
            <w:szCs w:val="32"/>
            <w:rPrChange w:id="134" w:author="媛的乔" w:date="2026-09-01T17:14:35Z">
              <w:rPr>
                <w:rFonts w:hint="eastAsia"/>
              </w:rPr>
            </w:rPrChange>
          </w:rPr>
          <w:t>（二）</w:t>
        </w:r>
      </w:ins>
      <w:ins w:id="135" w:author="媛的乔" w:date="2026-09-01T17:55:57Z">
        <w:r>
          <w:rPr>
            <w:rFonts w:hint="eastAsia" w:ascii="楷体_GB2312" w:hAnsi="楷体_GB2312" w:eastAsia="楷体_GB2312" w:cs="楷体_GB2312"/>
            <w:sz w:val="32"/>
            <w:szCs w:val="32"/>
            <w:lang w:val="en-US" w:eastAsia="zh-CN"/>
          </w:rPr>
          <w:t>日常</w:t>
        </w:r>
      </w:ins>
      <w:ins w:id="136" w:author="媛的乔" w:date="2026-09-01T17:09:24Z">
        <w:r>
          <w:rPr>
            <w:rFonts w:hint="eastAsia" w:ascii="楷体_GB2312" w:hAnsi="楷体_GB2312" w:eastAsia="楷体_GB2312" w:cs="楷体_GB2312"/>
            <w:sz w:val="32"/>
            <w:szCs w:val="32"/>
            <w:rPrChange w:id="137" w:author="媛的乔" w:date="2026-09-01T17:14:35Z">
              <w:rPr>
                <w:rFonts w:hint="eastAsia"/>
              </w:rPr>
            </w:rPrChange>
          </w:rPr>
          <w:t>工作小组</w:t>
        </w:r>
      </w:ins>
    </w:p>
    <w:p w14:paraId="383726E6">
      <w:pPr>
        <w:spacing w:line="560" w:lineRule="exact"/>
        <w:ind w:firstLine="640" w:firstLineChars="200"/>
        <w:rPr>
          <w:ins w:id="139" w:author="媛的乔" w:date="2026-09-01T17:21:43Z"/>
          <w:rFonts w:hint="eastAsia" w:ascii="仿宋_GB2312" w:hAnsi="仿宋_GB2312" w:eastAsia="仿宋_GB2312" w:cs="仿宋_GB2312"/>
          <w:sz w:val="32"/>
          <w:szCs w:val="32"/>
        </w:rPr>
        <w:pPrChange w:id="138" w:author="媛的乔" w:date="2026-09-01T09:59:22Z">
          <w:pPr>
            <w:spacing w:line="600" w:lineRule="exact"/>
            <w:ind w:firstLine="640" w:firstLineChars="200"/>
          </w:pPr>
        </w:pPrChange>
      </w:pPr>
      <w:ins w:id="140" w:author="媛的乔" w:date="2026-09-01T17:22:3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负责</w:t>
        </w:r>
      </w:ins>
      <w:ins w:id="141" w:author="媛的乔" w:date="2026-09-01T17:21:32Z">
        <w:r>
          <w:rPr>
            <w:rFonts w:hint="eastAsia" w:ascii="仿宋_GB2312" w:hAnsi="仿宋_GB2312" w:eastAsia="仿宋_GB2312" w:cs="仿宋_GB2312"/>
            <w:sz w:val="32"/>
            <w:szCs w:val="32"/>
          </w:rPr>
          <w:t>落实领导小组各项决策部署，统筹日常事务、汇总报送工作动态、协调各方联建事宜，保障项目有序闭环推进。</w:t>
        </w:r>
      </w:ins>
    </w:p>
    <w:p w14:paraId="72C4360A">
      <w:pPr>
        <w:spacing w:line="560" w:lineRule="exact"/>
        <w:ind w:firstLine="640" w:firstLineChars="200"/>
        <w:rPr>
          <w:ins w:id="143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144" w:author="媛的乔" w:date="2026-09-01T17:09:24Z">
            <w:rPr>
              <w:ins w:id="145" w:author="媛的乔" w:date="2026-09-01T17:09:24Z"/>
              <w:rFonts w:hint="eastAsia"/>
            </w:rPr>
          </w:rPrChange>
        </w:rPr>
        <w:pPrChange w:id="142" w:author="媛的乔" w:date="2026-09-01T09:59:22Z">
          <w:pPr>
            <w:spacing w:line="600" w:lineRule="exact"/>
            <w:ind w:firstLine="640" w:firstLineChars="200"/>
          </w:pPr>
        </w:pPrChange>
      </w:pPr>
      <w:ins w:id="146" w:author="媛的乔" w:date="2026-09-01T17:22:4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  <w:rPrChange w:id="147" w:author="媛的乔" w:date="2026-09-01T17:22:51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t>组</w:t>
        </w:r>
      </w:ins>
      <w:ins w:id="148" w:author="媛的乔" w:date="2026-09-01T17:22:47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  <w:rPrChange w:id="149" w:author="媛的乔" w:date="2026-09-01T17:22:51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t xml:space="preserve">  </w:t>
        </w:r>
      </w:ins>
      <w:ins w:id="150" w:author="媛的乔" w:date="2026-09-01T17:22:4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  <w:rPrChange w:id="151" w:author="媛的乔" w:date="2026-09-01T17:22:51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t>长</w:t>
        </w:r>
      </w:ins>
      <w:ins w:id="152" w:author="媛的乔" w:date="2026-09-01T17:09:2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153" w:author="媛的乔" w:date="2026-09-01T17:22:51Z">
              <w:rPr>
                <w:rFonts w:hint="eastAsia"/>
              </w:rPr>
            </w:rPrChange>
          </w:rPr>
          <w:t>：</w:t>
        </w:r>
      </w:ins>
      <w:ins w:id="154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55" w:author="媛的乔" w:date="2026-09-01T17:09:24Z">
              <w:rPr>
                <w:rFonts w:hint="eastAsia"/>
              </w:rPr>
            </w:rPrChange>
          </w:rPr>
          <w:t>许　泉　交投智慧公司党支部书记、总经理</w:t>
        </w:r>
      </w:ins>
    </w:p>
    <w:p w14:paraId="3526511D">
      <w:pPr>
        <w:spacing w:line="560" w:lineRule="exact"/>
        <w:ind w:left="3208" w:leftChars="304" w:hanging="2570" w:hangingChars="800"/>
        <w:rPr>
          <w:ins w:id="157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158" w:author="媛的乔" w:date="2026-09-01T17:09:24Z">
            <w:rPr>
              <w:ins w:id="159" w:author="媛的乔" w:date="2026-09-01T17:09:24Z"/>
              <w:rFonts w:hint="eastAsia"/>
            </w:rPr>
          </w:rPrChange>
        </w:rPr>
        <w:pPrChange w:id="156" w:author="媛的乔" w:date="2026-09-01T17:23:28Z">
          <w:pPr>
            <w:spacing w:line="600" w:lineRule="exact"/>
            <w:ind w:firstLine="640" w:firstLineChars="200"/>
          </w:pPr>
        </w:pPrChange>
      </w:pPr>
      <w:ins w:id="160" w:author="媛的乔" w:date="2026-09-01T17:23:16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</w:rPr>
          <w:t>成</w:t>
        </w:r>
      </w:ins>
      <w:ins w:id="161" w:author="媛的乔" w:date="2026-09-01T17:23:17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</w:rPr>
          <w:t xml:space="preserve">  </w:t>
        </w:r>
      </w:ins>
      <w:ins w:id="162" w:author="媛的乔" w:date="2026-09-01T17:23:16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</w:rPr>
          <w:t>员</w:t>
        </w:r>
      </w:ins>
      <w:ins w:id="163" w:author="媛的乔" w:date="2026-09-01T17:23:09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</w:rPr>
          <w:t>：</w:t>
        </w:r>
      </w:ins>
      <w:ins w:id="164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65" w:author="媛的乔" w:date="2026-09-01T17:09:24Z">
              <w:rPr>
                <w:rFonts w:hint="eastAsia"/>
              </w:rPr>
            </w:rPrChange>
          </w:rPr>
          <w:t>吴易翰　资产管理公司（漕运物流集团）产业园区事业部经理、产业园区党支部书记</w:t>
        </w:r>
      </w:ins>
    </w:p>
    <w:p w14:paraId="007EC358">
      <w:pPr>
        <w:spacing w:line="560" w:lineRule="exact"/>
        <w:ind w:left="3198" w:leftChars="304" w:hanging="2560" w:hangingChars="800"/>
        <w:rPr>
          <w:ins w:id="167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168" w:author="媛的乔" w:date="2026-09-01T17:09:24Z">
            <w:rPr>
              <w:ins w:id="169" w:author="媛的乔" w:date="2026-09-01T17:09:24Z"/>
              <w:rFonts w:hint="eastAsia"/>
            </w:rPr>
          </w:rPrChange>
        </w:rPr>
        <w:pPrChange w:id="166" w:author="媛的乔" w:date="2026-09-01T17:23:33Z">
          <w:pPr>
            <w:spacing w:line="600" w:lineRule="exact"/>
            <w:ind w:firstLine="640" w:firstLineChars="200"/>
          </w:pPr>
        </w:pPrChange>
      </w:pPr>
      <w:ins w:id="170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71" w:author="媛的乔" w:date="2026-09-01T17:09:24Z">
              <w:rPr>
                <w:rFonts w:hint="eastAsia"/>
              </w:rPr>
            </w:rPrChange>
          </w:rPr>
          <w:t>　　　　聂雅慧　资产管理公司（漕运物流集团）人力资源部</w:t>
        </w:r>
      </w:ins>
      <w:ins w:id="172" w:author="媛的乔" w:date="2026-09-01T17:41:5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（</w:t>
        </w:r>
      </w:ins>
      <w:ins w:id="173" w:author="媛的乔" w:date="2026-09-01T17:41:5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党群工作部、</w:t>
        </w:r>
      </w:ins>
      <w:ins w:id="174" w:author="媛的乔" w:date="2026-09-01T17:41:5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退休人员</w:t>
        </w:r>
      </w:ins>
      <w:ins w:id="175" w:author="媛的乔" w:date="2026-09-01T17:41:5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管理</w:t>
        </w:r>
      </w:ins>
      <w:ins w:id="176" w:author="媛的乔" w:date="2026-09-01T17:42:0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办公室</w:t>
        </w:r>
      </w:ins>
      <w:ins w:id="177" w:author="媛的乔" w:date="2026-09-01T17:41:5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）</w:t>
        </w:r>
      </w:ins>
      <w:ins w:id="178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79" w:author="媛的乔" w:date="2026-09-01T17:09:24Z">
              <w:rPr>
                <w:rFonts w:hint="eastAsia"/>
              </w:rPr>
            </w:rPrChange>
          </w:rPr>
          <w:t>副经理（主持工作）</w:t>
        </w:r>
      </w:ins>
    </w:p>
    <w:p w14:paraId="6320F6ED">
      <w:pPr>
        <w:spacing w:line="560" w:lineRule="exact"/>
        <w:ind w:left="3198" w:leftChars="304" w:hanging="2560" w:hangingChars="800"/>
        <w:rPr>
          <w:ins w:id="181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182" w:author="媛的乔" w:date="2026-09-01T17:09:24Z">
            <w:rPr>
              <w:ins w:id="183" w:author="媛的乔" w:date="2026-09-01T17:09:24Z"/>
              <w:rFonts w:hint="eastAsia"/>
            </w:rPr>
          </w:rPrChange>
        </w:rPr>
        <w:pPrChange w:id="180" w:author="媛的乔" w:date="2026-09-01T17:23:40Z">
          <w:pPr>
            <w:spacing w:line="600" w:lineRule="exact"/>
            <w:ind w:firstLine="640" w:firstLineChars="200"/>
          </w:pPr>
        </w:pPrChange>
      </w:pPr>
      <w:ins w:id="184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85" w:author="媛的乔" w:date="2026-09-01T17:09:24Z">
              <w:rPr>
                <w:rFonts w:hint="eastAsia"/>
              </w:rPr>
            </w:rPrChange>
          </w:rPr>
          <w:t>　　　　乔杭媛　资产管理公司（漕运物流集团）人力资源部</w:t>
        </w:r>
      </w:ins>
      <w:ins w:id="186" w:author="媛的乔" w:date="2026-09-01T17:42:08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（</w:t>
        </w:r>
      </w:ins>
      <w:ins w:id="187" w:author="媛的乔" w:date="2026-09-01T17:42:0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党群工作部、退休人员管理办公室</w:t>
        </w:r>
      </w:ins>
      <w:ins w:id="188" w:author="媛的乔" w:date="2026-09-01T17:42:08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）</w:t>
        </w:r>
      </w:ins>
      <w:ins w:id="189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90" w:author="媛的乔" w:date="2026-09-01T17:09:24Z">
              <w:rPr>
                <w:rFonts w:hint="eastAsia"/>
              </w:rPr>
            </w:rPrChange>
          </w:rPr>
          <w:t>副经理、团委书记</w:t>
        </w:r>
      </w:ins>
    </w:p>
    <w:p w14:paraId="5C2BC940">
      <w:pPr>
        <w:spacing w:line="560" w:lineRule="exact"/>
        <w:ind w:firstLine="640" w:firstLineChars="200"/>
        <w:rPr>
          <w:ins w:id="192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193" w:author="媛的乔" w:date="2026-09-01T17:09:24Z">
            <w:rPr>
              <w:ins w:id="194" w:author="媛的乔" w:date="2026-09-01T17:09:24Z"/>
              <w:rFonts w:hint="eastAsia"/>
            </w:rPr>
          </w:rPrChange>
        </w:rPr>
        <w:pPrChange w:id="191" w:author="媛的乔" w:date="2026-09-01T09:59:22Z">
          <w:pPr>
            <w:spacing w:line="600" w:lineRule="exact"/>
            <w:ind w:firstLine="640" w:firstLineChars="200"/>
          </w:pPr>
        </w:pPrChange>
      </w:pPr>
      <w:ins w:id="195" w:author="媛的乔" w:date="2026-09-01T17:09:2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196" w:author="媛的乔" w:date="2026-09-01T17:23:46Z">
              <w:rPr>
                <w:rFonts w:hint="eastAsia"/>
              </w:rPr>
            </w:rPrChange>
          </w:rPr>
          <w:t>特邀成员：</w:t>
        </w:r>
      </w:ins>
      <w:ins w:id="197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198" w:author="媛的乔" w:date="2026-09-01T17:09:24Z">
              <w:rPr>
                <w:rFonts w:hint="eastAsia"/>
              </w:rPr>
            </w:rPrChange>
          </w:rPr>
          <w:t>×　×　滨江物联网小镇党委相关负责人</w:t>
        </w:r>
      </w:ins>
    </w:p>
    <w:p w14:paraId="1A860325">
      <w:pPr>
        <w:spacing w:line="560" w:lineRule="exact"/>
        <w:ind w:left="3518" w:leftChars="304" w:hanging="2880" w:hangingChars="900"/>
        <w:rPr>
          <w:ins w:id="200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201" w:author="媛的乔" w:date="2026-09-01T17:09:24Z">
            <w:rPr>
              <w:ins w:id="202" w:author="媛的乔" w:date="2026-09-01T17:09:24Z"/>
              <w:rFonts w:hint="eastAsia"/>
            </w:rPr>
          </w:rPrChange>
        </w:rPr>
        <w:pPrChange w:id="199" w:author="媛的乔" w:date="2026-09-01T17:23:54Z">
          <w:pPr>
            <w:spacing w:line="600" w:lineRule="exact"/>
            <w:ind w:firstLine="640" w:firstLineChars="200"/>
          </w:pPr>
        </w:pPrChange>
      </w:pPr>
      <w:ins w:id="203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204" w:author="媛的乔" w:date="2026-09-01T17:09:24Z">
              <w:rPr>
                <w:rFonts w:hint="eastAsia"/>
              </w:rPr>
            </w:rPrChange>
          </w:rPr>
          <w:t>　　　　　×　×</w:t>
        </w:r>
      </w:ins>
      <w:ins w:id="205" w:author="媛的乔" w:date="2026-09-01T17:23:5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206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207" w:author="媛的乔" w:date="2026-09-01T17:09:24Z">
              <w:rPr>
                <w:rFonts w:hint="eastAsia"/>
              </w:rPr>
            </w:rPrChange>
          </w:rPr>
          <w:t>滨江行政服务中心党总支相关负责人</w:t>
        </w:r>
      </w:ins>
    </w:p>
    <w:p w14:paraId="656960DA">
      <w:pPr>
        <w:spacing w:line="560" w:lineRule="exact"/>
        <w:ind w:firstLine="640" w:firstLineChars="200"/>
        <w:rPr>
          <w:ins w:id="209" w:author="媛的乔" w:date="2026-09-01T17:09:24Z"/>
          <w:rFonts w:hint="eastAsia" w:ascii="楷体_GB2312" w:hAnsi="楷体_GB2312" w:eastAsia="楷体_GB2312" w:cs="楷体_GB2312"/>
          <w:sz w:val="32"/>
          <w:szCs w:val="32"/>
          <w:rPrChange w:id="210" w:author="媛的乔" w:date="2026-09-01T17:24:45Z">
            <w:rPr>
              <w:ins w:id="211" w:author="媛的乔" w:date="2026-09-01T17:09:24Z"/>
              <w:rFonts w:hint="eastAsia"/>
            </w:rPr>
          </w:rPrChange>
        </w:rPr>
        <w:pPrChange w:id="208" w:author="媛的乔" w:date="2026-09-01T09:59:22Z">
          <w:pPr>
            <w:spacing w:line="600" w:lineRule="exact"/>
            <w:ind w:firstLine="640" w:firstLineChars="200"/>
          </w:pPr>
        </w:pPrChange>
      </w:pPr>
      <w:ins w:id="212" w:author="媛的乔" w:date="2026-09-01T17:09:24Z">
        <w:r>
          <w:rPr>
            <w:rFonts w:hint="eastAsia" w:ascii="楷体_GB2312" w:hAnsi="楷体_GB2312" w:eastAsia="楷体_GB2312" w:cs="楷体_GB2312"/>
            <w:sz w:val="32"/>
            <w:szCs w:val="32"/>
            <w:rPrChange w:id="213" w:author="媛的乔" w:date="2026-09-01T17:24:45Z">
              <w:rPr>
                <w:rFonts w:hint="eastAsia"/>
              </w:rPr>
            </w:rPrChange>
          </w:rPr>
          <w:t>（三）专项队伍</w:t>
        </w:r>
      </w:ins>
    </w:p>
    <w:p w14:paraId="4371B6CE">
      <w:pPr>
        <w:spacing w:line="560" w:lineRule="exact"/>
        <w:ind w:firstLine="640" w:firstLineChars="200"/>
        <w:rPr>
          <w:ins w:id="215" w:author="媛的乔" w:date="2026-09-01T17:09:24Z"/>
          <w:rFonts w:hint="eastAsia" w:ascii="仿宋_GB2312" w:hAnsi="仿宋_GB2312" w:eastAsia="仿宋_GB2312" w:cs="仿宋_GB2312"/>
          <w:b/>
          <w:bCs/>
          <w:sz w:val="32"/>
          <w:szCs w:val="32"/>
          <w:rPrChange w:id="216" w:author="媛的乔" w:date="2026-09-01T17:27:26Z">
            <w:rPr>
              <w:ins w:id="217" w:author="媛的乔" w:date="2026-09-01T17:09:24Z"/>
              <w:rFonts w:hint="eastAsia"/>
            </w:rPr>
          </w:rPrChange>
        </w:rPr>
        <w:pPrChange w:id="214" w:author="媛的乔" w:date="2026-09-01T09:59:22Z">
          <w:pPr>
            <w:spacing w:line="600" w:lineRule="exact"/>
            <w:ind w:firstLine="640" w:firstLineChars="200"/>
          </w:pPr>
        </w:pPrChange>
      </w:pPr>
      <w:ins w:id="218" w:author="媛的乔" w:date="2026-09-01T17:09:2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219" w:author="媛的乔" w:date="2026-09-01T17:27:26Z">
              <w:rPr>
                <w:rFonts w:hint="eastAsia"/>
              </w:rPr>
            </w:rPrChange>
          </w:rPr>
          <w:t>1. 党员服务队</w:t>
        </w:r>
      </w:ins>
    </w:p>
    <w:p w14:paraId="6EAB26EC">
      <w:pPr>
        <w:spacing w:line="560" w:lineRule="exact"/>
        <w:ind w:firstLine="640" w:firstLineChars="200"/>
        <w:rPr>
          <w:ins w:id="221" w:author="媛的乔" w:date="2026-09-01T17:28:08Z"/>
          <w:rFonts w:hint="eastAsia" w:ascii="仿宋_GB2312" w:hAnsi="仿宋_GB2312" w:eastAsia="仿宋_GB2312" w:cs="仿宋_GB2312"/>
          <w:sz w:val="32"/>
          <w:szCs w:val="32"/>
        </w:rPr>
        <w:pPrChange w:id="220" w:author="媛的乔" w:date="2026-09-01T17:28:48Z">
          <w:pPr>
            <w:spacing w:line="600" w:lineRule="exact"/>
            <w:ind w:firstLine="640" w:firstLineChars="200"/>
          </w:pPr>
        </w:pPrChange>
      </w:pPr>
      <w:ins w:id="222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223" w:author="媛的乔" w:date="2026-09-01T17:09:24Z">
              <w:rPr>
                <w:rFonts w:hint="eastAsia"/>
              </w:rPr>
            </w:rPrChange>
          </w:rPr>
          <w:t>负责园区</w:t>
        </w:r>
      </w:ins>
      <w:ins w:id="224" w:author="媛的乔" w:date="2026-09-01T17:29:3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各类</w:t>
        </w:r>
      </w:ins>
      <w:ins w:id="225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226" w:author="媛的乔" w:date="2026-09-01T17:09:24Z">
              <w:rPr>
                <w:rFonts w:hint="eastAsia"/>
              </w:rPr>
            </w:rPrChange>
          </w:rPr>
          <w:t>综合性服务工作</w:t>
        </w:r>
      </w:ins>
      <w:ins w:id="227" w:author="媛的乔" w:date="2026-09-01T17:29:4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，</w:t>
        </w:r>
      </w:ins>
      <w:ins w:id="228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229" w:author="媛的乔" w:date="2026-09-01T17:09:24Z">
              <w:rPr>
                <w:rFonts w:hint="eastAsia"/>
              </w:rPr>
            </w:rPrChange>
          </w:rPr>
          <w:t>常态化对接滨江物联网小镇党委、滨江行政服务中心党总支及园区联合党支部，全面摸排需求，精准协调解决问题，持续</w:t>
        </w:r>
      </w:ins>
      <w:ins w:id="230" w:author="媛的乔" w:date="2026-09-01T17:37:5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提升</w:t>
        </w:r>
      </w:ins>
      <w:ins w:id="231" w:author="媛的乔" w:date="2026-09-01T17:37:5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园区</w:t>
        </w:r>
      </w:ins>
      <w:ins w:id="232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233" w:author="媛的乔" w:date="2026-09-01T17:09:24Z">
              <w:rPr>
                <w:rFonts w:hint="eastAsia"/>
              </w:rPr>
            </w:rPrChange>
          </w:rPr>
          <w:t>服务</w:t>
        </w:r>
      </w:ins>
      <w:ins w:id="234" w:author="媛的乔" w:date="2026-09-01T17:37:5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水平</w:t>
        </w:r>
      </w:ins>
      <w:ins w:id="235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236" w:author="媛的乔" w:date="2026-09-01T17:09:24Z">
              <w:rPr>
                <w:rFonts w:hint="eastAsia"/>
              </w:rPr>
            </w:rPrChange>
          </w:rPr>
          <w:t>。</w:t>
        </w:r>
      </w:ins>
    </w:p>
    <w:p w14:paraId="4BC80DAB">
      <w:pPr>
        <w:spacing w:line="560" w:lineRule="exact"/>
        <w:ind w:firstLine="643" w:firstLineChars="200"/>
        <w:rPr>
          <w:ins w:id="238" w:author="媛的乔" w:date="2026-09-01T17:28:11Z"/>
          <w:rFonts w:hint="eastAsia" w:ascii="仿宋_GB2312" w:hAnsi="仿宋_GB2312" w:eastAsia="仿宋_GB2312" w:cs="仿宋_GB2312"/>
          <w:sz w:val="32"/>
          <w:szCs w:val="32"/>
        </w:rPr>
        <w:pPrChange w:id="237" w:author="媛的乔" w:date="2026-09-01T17:28:31Z">
          <w:pPr>
            <w:spacing w:line="600" w:lineRule="exact"/>
            <w:ind w:firstLine="640" w:firstLineChars="200"/>
          </w:pPr>
        </w:pPrChange>
      </w:pPr>
      <w:ins w:id="239" w:author="媛的乔" w:date="2026-09-01T17:28:11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240" w:author="媛的乔" w:date="2026-09-01T17:29:59Z">
              <w:rPr>
                <w:rFonts w:hint="eastAsia" w:ascii="仿宋_GB2312" w:hAnsi="仿宋_GB2312" w:eastAsia="仿宋_GB2312" w:cs="仿宋_GB2312"/>
                <w:sz w:val="32"/>
                <w:szCs w:val="32"/>
              </w:rPr>
            </w:rPrChange>
          </w:rPr>
          <w:t>队　长：</w:t>
        </w:r>
      </w:ins>
      <w:ins w:id="241" w:author="媛的乔" w:date="2026-09-01T17:28:11Z">
        <w:r>
          <w:rPr>
            <w:rFonts w:hint="eastAsia" w:ascii="仿宋_GB2312" w:hAnsi="仿宋_GB2312" w:eastAsia="仿宋_GB2312" w:cs="仿宋_GB2312"/>
            <w:sz w:val="32"/>
            <w:szCs w:val="32"/>
          </w:rPr>
          <w:t>沈　涌　交投智慧公司综合服务部主任</w:t>
        </w:r>
      </w:ins>
    </w:p>
    <w:p w14:paraId="30C051A6">
      <w:pPr>
        <w:spacing w:line="560" w:lineRule="exact"/>
        <w:ind w:firstLine="643" w:firstLineChars="200"/>
        <w:rPr>
          <w:ins w:id="243" w:author="媛的乔" w:date="2026-09-01T17:28:11Z"/>
          <w:rFonts w:hint="eastAsia" w:ascii="仿宋_GB2312" w:hAnsi="仿宋_GB2312" w:eastAsia="仿宋_GB2312" w:cs="仿宋_GB2312"/>
          <w:sz w:val="32"/>
          <w:szCs w:val="32"/>
        </w:rPr>
        <w:pPrChange w:id="242" w:author="媛的乔" w:date="2026-09-01T17:30:04Z">
          <w:pPr>
            <w:spacing w:line="600" w:lineRule="exact"/>
            <w:ind w:firstLine="640" w:firstLineChars="200"/>
          </w:pPr>
        </w:pPrChange>
      </w:pPr>
      <w:ins w:id="244" w:author="媛的乔" w:date="2026-09-01T17:28:11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245" w:author="媛的乔" w:date="2026-09-01T17:30:02Z">
              <w:rPr>
                <w:rFonts w:hint="eastAsia" w:ascii="仿宋_GB2312" w:hAnsi="仿宋_GB2312" w:eastAsia="仿宋_GB2312" w:cs="仿宋_GB2312"/>
                <w:sz w:val="32"/>
                <w:szCs w:val="32"/>
              </w:rPr>
            </w:rPrChange>
          </w:rPr>
          <w:t>副队长：</w:t>
        </w:r>
      </w:ins>
      <w:ins w:id="246" w:author="媛的乔" w:date="2026-09-01T17:28:11Z">
        <w:r>
          <w:rPr>
            <w:rFonts w:hint="eastAsia" w:ascii="仿宋_GB2312" w:hAnsi="仿宋_GB2312" w:eastAsia="仿宋_GB2312" w:cs="仿宋_GB2312"/>
            <w:sz w:val="32"/>
            <w:szCs w:val="32"/>
          </w:rPr>
          <w:t>章衎松　交投智慧公司工程技术部经理</w:t>
        </w:r>
      </w:ins>
    </w:p>
    <w:p w14:paraId="02358976">
      <w:pPr>
        <w:spacing w:line="560" w:lineRule="exact"/>
        <w:ind w:firstLine="643" w:firstLineChars="200"/>
        <w:rPr>
          <w:ins w:id="248" w:author="媛的乔" w:date="2026-09-01T17:42:30Z"/>
          <w:rFonts w:hint="eastAsia" w:ascii="仿宋_GB2312" w:hAnsi="仿宋_GB2312" w:eastAsia="仿宋_GB2312" w:cs="仿宋_GB2312"/>
          <w:sz w:val="32"/>
          <w:szCs w:val="32"/>
        </w:rPr>
        <w:pPrChange w:id="247" w:author="媛的乔" w:date="2026-09-01T17:42:20Z">
          <w:pPr>
            <w:spacing w:line="560" w:lineRule="exact"/>
            <w:ind w:firstLine="3200" w:firstLineChars="1000"/>
          </w:pPr>
        </w:pPrChange>
      </w:pPr>
      <w:ins w:id="249" w:author="媛的乔" w:date="2026-09-01T17:28:11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250" w:author="媛的乔" w:date="2026-09-01T17:30:54Z">
              <w:rPr>
                <w:rFonts w:hint="eastAsia" w:ascii="仿宋_GB2312" w:hAnsi="仿宋_GB2312" w:eastAsia="仿宋_GB2312" w:cs="仿宋_GB2312"/>
                <w:sz w:val="32"/>
                <w:szCs w:val="32"/>
              </w:rPr>
            </w:rPrChange>
          </w:rPr>
          <w:t>队　员：</w:t>
        </w:r>
      </w:ins>
      <w:ins w:id="251" w:author="媛的乔" w:date="2026-09-01T17:40:5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姚欣妍</w:t>
        </w:r>
      </w:ins>
      <w:ins w:id="252" w:author="媛的乔" w:date="2026-09-01T17:40:50Z">
        <w:r>
          <w:rPr>
            <w:rFonts w:hint="eastAsia" w:ascii="仿宋_GB2312" w:hAnsi="仿宋_GB2312" w:eastAsia="仿宋_GB2312" w:cs="仿宋_GB2312"/>
            <w:sz w:val="32"/>
            <w:szCs w:val="32"/>
          </w:rPr>
          <w:t>　</w:t>
        </w:r>
      </w:ins>
      <w:ins w:id="253" w:author="媛的乔" w:date="2026-09-01T17:41:07Z">
        <w:r>
          <w:rPr>
            <w:rFonts w:hint="eastAsia" w:ascii="仿宋_GB2312" w:hAnsi="仿宋_GB2312" w:eastAsia="仿宋_GB2312" w:cs="仿宋_GB2312"/>
            <w:sz w:val="32"/>
            <w:szCs w:val="32"/>
          </w:rPr>
          <w:t>资产管理公司（漕运物流集团）</w:t>
        </w:r>
      </w:ins>
      <w:ins w:id="254" w:author="媛的乔" w:date="2026-09-01T17:42:23Z">
        <w:r>
          <w:rPr>
            <w:rFonts w:hint="eastAsia" w:ascii="仿宋_GB2312" w:hAnsi="仿宋_GB2312" w:eastAsia="仿宋_GB2312" w:cs="仿宋_GB2312"/>
            <w:sz w:val="32"/>
            <w:szCs w:val="32"/>
          </w:rPr>
          <w:t>人力</w:t>
        </w:r>
      </w:ins>
    </w:p>
    <w:p w14:paraId="2A41E559">
      <w:pPr>
        <w:spacing w:line="560" w:lineRule="exact"/>
        <w:ind w:left="3192" w:leftChars="1520" w:firstLine="0" w:firstLineChars="0"/>
        <w:rPr>
          <w:ins w:id="256" w:author="媛的乔" w:date="2026-09-01T17:40:50Z"/>
          <w:rFonts w:hint="default" w:ascii="仿宋_GB2312" w:hAnsi="仿宋_GB2312" w:eastAsia="仿宋_GB2312" w:cs="仿宋_GB2312"/>
          <w:sz w:val="32"/>
          <w:szCs w:val="32"/>
          <w:lang w:val="en-US"/>
        </w:rPr>
        <w:pPrChange w:id="255" w:author="媛的乔" w:date="2026-09-01T17:42:35Z">
          <w:pPr>
            <w:spacing w:line="560" w:lineRule="exact"/>
            <w:ind w:firstLine="3200" w:firstLineChars="1000"/>
          </w:pPr>
        </w:pPrChange>
      </w:pPr>
      <w:ins w:id="257" w:author="媛的乔" w:date="2026-09-01T17:42:23Z">
        <w:r>
          <w:rPr>
            <w:rFonts w:hint="eastAsia" w:ascii="仿宋_GB2312" w:hAnsi="仿宋_GB2312" w:eastAsia="仿宋_GB2312" w:cs="仿宋_GB2312"/>
            <w:sz w:val="32"/>
            <w:szCs w:val="32"/>
          </w:rPr>
          <w:t>资源部</w:t>
        </w:r>
      </w:ins>
      <w:ins w:id="258" w:author="媛的乔" w:date="2026-09-01T17:42:2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（</w:t>
        </w:r>
      </w:ins>
      <w:ins w:id="259" w:author="媛的乔" w:date="2026-09-01T17:42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党群工作部、退休人员管理办公室</w:t>
        </w:r>
      </w:ins>
      <w:ins w:id="260" w:author="媛的乔" w:date="2026-09-01T17:42:2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）</w:t>
        </w:r>
      </w:ins>
      <w:ins w:id="261" w:author="媛的乔" w:date="2026-09-01T17:42:3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主管</w:t>
        </w:r>
      </w:ins>
    </w:p>
    <w:p w14:paraId="3819AD1B">
      <w:pPr>
        <w:spacing w:line="560" w:lineRule="exact"/>
        <w:ind w:firstLine="1920" w:firstLineChars="600"/>
        <w:rPr>
          <w:ins w:id="263" w:author="媛的乔" w:date="2026-09-01T17:32:47Z"/>
          <w:rFonts w:hint="eastAsia" w:ascii="仿宋_GB2312" w:hAnsi="仿宋_GB2312" w:eastAsia="仿宋_GB2312" w:cs="仿宋_GB2312"/>
          <w:sz w:val="32"/>
          <w:szCs w:val="32"/>
          <w:lang w:eastAsia="zh-CN"/>
        </w:rPr>
        <w:pPrChange w:id="262" w:author="媛的乔" w:date="2026-09-01T17:42:41Z">
          <w:pPr>
            <w:spacing w:line="560" w:lineRule="exact"/>
            <w:ind w:firstLine="640" w:firstLineChars="200"/>
          </w:pPr>
        </w:pPrChange>
      </w:pPr>
      <w:ins w:id="264" w:author="媛的乔" w:date="2026-09-01T17:31:41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lang w:val="en-US" w:eastAsia="zh-CN"/>
            <w:rPrChange w:id="265" w:author="媛的乔" w:date="2026-09-01T17:32:01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val="en-US" w:eastAsia="zh-CN"/>
              </w:rPr>
            </w:rPrChange>
          </w:rPr>
          <w:t>唐</w:t>
        </w:r>
      </w:ins>
      <w:ins w:id="266" w:author="媛的乔" w:date="2026-09-01T17:31:42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lang w:val="en-US" w:eastAsia="zh-CN"/>
            <w:rPrChange w:id="267" w:author="媛的乔" w:date="2026-09-01T17:32:01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val="en-US" w:eastAsia="zh-CN"/>
              </w:rPr>
            </w:rPrChange>
          </w:rPr>
          <w:t>若</w:t>
        </w:r>
      </w:ins>
      <w:ins w:id="268" w:author="媛的乔" w:date="2026-09-01T17:31:44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lang w:val="en-US" w:eastAsia="zh-CN"/>
            <w:rPrChange w:id="269" w:author="媛的乔" w:date="2026-09-01T17:32:01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val="en-US" w:eastAsia="zh-CN"/>
              </w:rPr>
            </w:rPrChange>
          </w:rPr>
          <w:t>岚</w:t>
        </w:r>
      </w:ins>
      <w:ins w:id="270" w:author="媛的乔" w:date="2026-09-01T17:31:51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lang w:val="en-US" w:eastAsia="zh-CN"/>
            <w:rPrChange w:id="271" w:author="媛的乔" w:date="2026-09-01T17:32:01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val="en-US" w:eastAsia="zh-CN"/>
              </w:rPr>
            </w:rPrChange>
          </w:rPr>
          <w:t xml:space="preserve">  </w:t>
        </w:r>
      </w:ins>
      <w:ins w:id="272" w:author="媛的乔" w:date="2026-09-01T17:31:52Z">
        <w:r>
          <w:rPr>
            <w:rFonts w:hint="eastAsia" w:ascii="仿宋_GB2312" w:hAnsi="仿宋_GB2312" w:eastAsia="仿宋_GB2312" w:cs="仿宋_GB2312"/>
            <w:sz w:val="32"/>
            <w:szCs w:val="32"/>
          </w:rPr>
          <w:t>交投智慧公司综合服务部</w:t>
        </w:r>
      </w:ins>
      <w:ins w:id="273" w:author="媛的乔" w:date="2026-09-01T17:31:5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主管</w:t>
        </w:r>
      </w:ins>
    </w:p>
    <w:p w14:paraId="1CB60452">
      <w:pPr>
        <w:spacing w:line="560" w:lineRule="exact"/>
        <w:ind w:firstLine="643" w:firstLineChars="200"/>
        <w:rPr>
          <w:ins w:id="275" w:author="媛的乔" w:date="2026-09-01T17:31:52Z"/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  <w:rPrChange w:id="276" w:author="媛的乔" w:date="2026-09-10T10:33:46Z">
            <w:rPr>
              <w:ins w:id="277" w:author="媛的乔" w:date="2026-09-01T17:31:52Z"/>
              <w:rFonts w:hint="eastAsia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  <w:pPrChange w:id="274" w:author="媛的乔" w:date="2026-09-01T17:32:59Z">
          <w:pPr>
            <w:spacing w:line="560" w:lineRule="exact"/>
            <w:ind w:firstLine="640" w:firstLineChars="200"/>
          </w:pPr>
        </w:pPrChange>
      </w:pPr>
      <w:ins w:id="278" w:author="媛的乔" w:date="2026-09-01T17:32:47Z">
        <w:bookmarkStart w:id="4" w:name="_GoBack"/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highlight w:val="none"/>
            <w:lang w:val="en-US" w:eastAsia="zh-CN"/>
            <w:rPrChange w:id="279" w:author="媛的乔" w:date="2026-09-10T10:33:46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val="en-US" w:eastAsia="zh-CN"/>
              </w:rPr>
            </w:rPrChange>
          </w:rPr>
          <w:t xml:space="preserve"> </w:t>
        </w:r>
      </w:ins>
      <w:ins w:id="281" w:author="媛的乔" w:date="2026-09-01T17:32:47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highlight w:val="none"/>
            <w:lang w:val="en-US" w:eastAsia="zh-CN"/>
            <w:rPrChange w:id="282" w:author="媛的乔" w:date="2026-09-10T10:33:46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highlight w:val="yellow"/>
                <w:lang w:val="en-US" w:eastAsia="zh-CN"/>
              </w:rPr>
            </w:rPrChange>
          </w:rPr>
          <w:t xml:space="preserve">       </w:t>
        </w:r>
      </w:ins>
      <w:ins w:id="284" w:author="媛的乔" w:date="2026-09-01T17:32:52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highlight w:val="none"/>
            <w:lang w:val="en-US" w:eastAsia="zh-CN"/>
            <w:rPrChange w:id="285" w:author="媛的乔" w:date="2026-09-10T10:33:46Z"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highlight w:val="yellow"/>
                <w:lang w:val="en-US" w:eastAsia="zh-CN"/>
              </w:rPr>
            </w:rPrChange>
          </w:rPr>
          <w:t>沈跃跃</w:t>
        </w:r>
      </w:ins>
      <w:ins w:id="287" w:author="媛的乔" w:date="2026-09-01T17:32:47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highlight w:val="none"/>
            <w:lang w:val="en-US" w:eastAsia="zh-CN"/>
            <w:rPrChange w:id="288" w:author="媛的乔" w:date="2026-09-10T10:33:46Z"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highlight w:val="yellow"/>
                <w:lang w:val="en-US" w:eastAsia="zh-CN"/>
              </w:rPr>
            </w:rPrChange>
          </w:rPr>
          <w:t xml:space="preserve">  </w:t>
        </w:r>
      </w:ins>
      <w:ins w:id="290" w:author="媛的乔" w:date="2026-09-01T17:32:47Z">
        <w:r>
          <w:rPr>
            <w:rFonts w:hint="eastAsia" w:ascii="仿宋_GB2312" w:hAnsi="仿宋_GB2312" w:eastAsia="仿宋_GB2312" w:cs="仿宋_GB2312"/>
            <w:sz w:val="32"/>
            <w:szCs w:val="32"/>
            <w:highlight w:val="none"/>
            <w:rPrChange w:id="291" w:author="媛的乔" w:date="2026-09-10T10:33:46Z">
              <w:rPr>
                <w:rFonts w:hint="eastAsia" w:ascii="仿宋_GB2312" w:hAnsi="仿宋_GB2312" w:eastAsia="仿宋_GB2312" w:cs="仿宋_GB2312"/>
                <w:sz w:val="32"/>
                <w:szCs w:val="32"/>
                <w:highlight w:val="yellow"/>
              </w:rPr>
            </w:rPrChange>
          </w:rPr>
          <w:t>交投智慧公司综合服务部</w:t>
        </w:r>
      </w:ins>
      <w:ins w:id="293" w:author="媛的乔" w:date="2026-09-01T17:32:47Z">
        <w:r>
          <w:rPr>
            <w:rFonts w:hint="eastAsia" w:ascii="仿宋_GB2312" w:hAnsi="仿宋_GB2312" w:eastAsia="仿宋_GB2312" w:cs="仿宋_GB2312"/>
            <w:sz w:val="32"/>
            <w:szCs w:val="32"/>
            <w:highlight w:val="none"/>
            <w:lang w:val="en-US" w:eastAsia="zh-CN"/>
            <w:rPrChange w:id="294" w:author="媛的乔" w:date="2026-09-10T10:33:46Z">
              <w:rPr>
                <w:rFonts w:hint="eastAsia" w:ascii="仿宋_GB2312" w:hAnsi="仿宋_GB2312" w:eastAsia="仿宋_GB2312" w:cs="仿宋_GB2312"/>
                <w:sz w:val="32"/>
                <w:szCs w:val="32"/>
                <w:highlight w:val="yellow"/>
                <w:lang w:val="en-US" w:eastAsia="zh-CN"/>
              </w:rPr>
            </w:rPrChange>
          </w:rPr>
          <w:t>管理员</w:t>
        </w:r>
      </w:ins>
    </w:p>
    <w:p w14:paraId="629E6CB4">
      <w:pPr>
        <w:spacing w:line="560" w:lineRule="exact"/>
        <w:ind w:firstLine="640" w:firstLineChars="200"/>
        <w:rPr>
          <w:ins w:id="297" w:author="媛的乔" w:date="2026-09-01T17:31:06Z"/>
          <w:rFonts w:hint="default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  <w:rPrChange w:id="298" w:author="媛的乔" w:date="2026-09-10T10:33:46Z">
            <w:rPr>
              <w:ins w:id="299" w:author="媛的乔" w:date="2026-09-01T17:31:06Z"/>
              <w:rFonts w:hint="default" w:ascii="仿宋_GB2312" w:hAnsi="仿宋_GB2312" w:eastAsia="仿宋_GB2312" w:cs="仿宋_GB2312"/>
              <w:b/>
              <w:bCs/>
              <w:sz w:val="32"/>
              <w:szCs w:val="32"/>
              <w:lang w:val="en-US" w:eastAsia="zh-CN"/>
            </w:rPr>
          </w:rPrChange>
        </w:rPr>
        <w:pPrChange w:id="296" w:author="媛的乔" w:date="2026-09-01T09:59:22Z">
          <w:pPr>
            <w:spacing w:line="600" w:lineRule="exact"/>
            <w:ind w:firstLine="640" w:firstLineChars="200"/>
          </w:pPr>
        </w:pPrChange>
      </w:pPr>
      <w:ins w:id="300" w:author="媛的乔" w:date="2026-09-01T17:32:0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highlight w:val="none"/>
            <w:lang w:val="en-US" w:eastAsia="zh-CN"/>
            <w:rPrChange w:id="301" w:author="媛的乔" w:date="2026-09-10T10:33:46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val="en-US" w:eastAsia="zh-CN"/>
              </w:rPr>
            </w:rPrChange>
          </w:rPr>
          <w:t xml:space="preserve"> </w:t>
        </w:r>
      </w:ins>
      <w:ins w:id="303" w:author="媛的乔" w:date="2026-09-01T17:32:0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highlight w:val="none"/>
            <w:lang w:val="en-US" w:eastAsia="zh-CN"/>
            <w:rPrChange w:id="304" w:author="媛的乔" w:date="2026-09-10T10:33:46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val="en-US" w:eastAsia="zh-CN"/>
              </w:rPr>
            </w:rPrChange>
          </w:rPr>
          <w:t xml:space="preserve">    </w:t>
        </w:r>
      </w:ins>
      <w:ins w:id="306" w:author="媛的乔" w:date="2026-09-01T17:32:05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highlight w:val="none"/>
            <w:lang w:val="en-US" w:eastAsia="zh-CN"/>
            <w:rPrChange w:id="307" w:author="媛的乔" w:date="2026-09-10T10:33:46Z"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val="en-US" w:eastAsia="zh-CN"/>
              </w:rPr>
            </w:rPrChange>
          </w:rPr>
          <w:t xml:space="preserve">   </w:t>
        </w:r>
      </w:ins>
      <w:ins w:id="309" w:author="媛的乔" w:date="2026-09-01T17:32:29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highlight w:val="none"/>
            <w:lang w:val="en-US" w:eastAsia="zh-CN"/>
            <w:rPrChange w:id="310" w:author="媛的乔" w:date="2026-09-10T10:33:46Z"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</w:rPrChange>
          </w:rPr>
          <w:t>沈</w:t>
        </w:r>
      </w:ins>
      <w:ins w:id="312" w:author="媛的乔" w:date="2026-09-01T17:32:30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highlight w:val="none"/>
            <w:lang w:val="en-US" w:eastAsia="zh-CN"/>
            <w:rPrChange w:id="313" w:author="媛的乔" w:date="2026-09-10T10:33:46Z"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</w:rPrChange>
          </w:rPr>
          <w:t>雨</w:t>
        </w:r>
      </w:ins>
      <w:ins w:id="315" w:author="媛的乔" w:date="2026-09-01T17:32:32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highlight w:val="none"/>
            <w:lang w:val="en-US" w:eastAsia="zh-CN"/>
            <w:rPrChange w:id="316" w:author="媛的乔" w:date="2026-09-10T10:33:46Z"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</w:rPrChange>
          </w:rPr>
          <w:t>婷</w:t>
        </w:r>
      </w:ins>
      <w:ins w:id="318" w:author="媛的乔" w:date="2026-09-01T17:32:07Z">
        <w:r>
          <w:rPr>
            <w:rFonts w:hint="eastAsia" w:ascii="仿宋_GB2312" w:hAnsi="仿宋_GB2312" w:eastAsia="仿宋_GB2312" w:cs="仿宋_GB2312"/>
            <w:b w:val="0"/>
            <w:bCs w:val="0"/>
            <w:sz w:val="32"/>
            <w:szCs w:val="32"/>
            <w:highlight w:val="none"/>
            <w:lang w:val="en-US" w:eastAsia="zh-CN"/>
            <w:rPrChange w:id="319" w:author="媛的乔" w:date="2026-09-10T10:33:46Z"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</w:rPrChange>
          </w:rPr>
          <w:t xml:space="preserve">  </w:t>
        </w:r>
      </w:ins>
      <w:ins w:id="321" w:author="媛的乔" w:date="2026-09-01T17:32:07Z">
        <w:r>
          <w:rPr>
            <w:rFonts w:hint="eastAsia" w:ascii="仿宋_GB2312" w:hAnsi="仿宋_GB2312" w:eastAsia="仿宋_GB2312" w:cs="仿宋_GB2312"/>
            <w:sz w:val="32"/>
            <w:szCs w:val="32"/>
            <w:highlight w:val="none"/>
            <w:rPrChange w:id="322" w:author="媛的乔" w:date="2026-09-10T10:33:46Z">
              <w:rPr>
                <w:rFonts w:hint="eastAsia" w:ascii="仿宋_GB2312" w:hAnsi="仿宋_GB2312" w:eastAsia="仿宋_GB2312" w:cs="仿宋_GB2312"/>
                <w:sz w:val="32"/>
                <w:szCs w:val="32"/>
              </w:rPr>
            </w:rPrChange>
          </w:rPr>
          <w:t>交投智慧公司综合服务部</w:t>
        </w:r>
      </w:ins>
      <w:ins w:id="324" w:author="媛的乔" w:date="2026-09-01T17:32:37Z">
        <w:r>
          <w:rPr>
            <w:rFonts w:hint="eastAsia" w:ascii="仿宋_GB2312" w:hAnsi="仿宋_GB2312" w:eastAsia="仿宋_GB2312" w:cs="仿宋_GB2312"/>
            <w:sz w:val="32"/>
            <w:szCs w:val="32"/>
            <w:highlight w:val="none"/>
            <w:lang w:val="en-US" w:eastAsia="zh-CN"/>
            <w:rPrChange w:id="325" w:author="媛的乔" w:date="2026-09-10T10:33:46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t>管理员</w:t>
        </w:r>
      </w:ins>
    </w:p>
    <w:bookmarkEnd w:id="4"/>
    <w:p w14:paraId="7CB5B11E">
      <w:pPr>
        <w:spacing w:line="560" w:lineRule="exact"/>
        <w:ind w:firstLine="1920" w:firstLineChars="600"/>
        <w:rPr>
          <w:ins w:id="328" w:author="媛的乔" w:date="2026-09-01T17:31:19Z"/>
          <w:rFonts w:hint="eastAsia" w:ascii="仿宋_GB2312" w:hAnsi="仿宋_GB2312" w:eastAsia="仿宋_GB2312" w:cs="仿宋_GB2312"/>
          <w:sz w:val="32"/>
          <w:szCs w:val="32"/>
        </w:rPr>
        <w:pPrChange w:id="327" w:author="媛的乔" w:date="2026-09-01T17:31:08Z">
          <w:pPr>
            <w:spacing w:line="600" w:lineRule="exact"/>
            <w:ind w:firstLine="640" w:firstLineChars="200"/>
          </w:pPr>
        </w:pPrChange>
      </w:pPr>
      <w:ins w:id="329" w:author="媛的乔" w:date="2026-09-01T17:31:1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×</w:t>
        </w:r>
      </w:ins>
      <w:ins w:id="330" w:author="媛的乔" w:date="2026-09-01T17:31:1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×</w:t>
        </w:r>
      </w:ins>
      <w:ins w:id="331" w:author="媛的乔" w:date="2026-09-01T17:31:1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</w:t>
        </w:r>
      </w:ins>
      <w:ins w:id="332" w:author="媛的乔" w:date="2026-09-01T17:31:1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</w:t>
        </w:r>
      </w:ins>
      <w:ins w:id="333" w:author="媛的乔" w:date="2026-09-01T17:28:11Z">
        <w:r>
          <w:rPr>
            <w:rFonts w:hint="eastAsia" w:ascii="仿宋_GB2312" w:hAnsi="仿宋_GB2312" w:eastAsia="仿宋_GB2312" w:cs="仿宋_GB2312"/>
            <w:sz w:val="32"/>
            <w:szCs w:val="32"/>
          </w:rPr>
          <w:t>滨江物联网小镇党委相关工作人员</w:t>
        </w:r>
      </w:ins>
    </w:p>
    <w:p w14:paraId="10C718C7">
      <w:pPr>
        <w:spacing w:line="560" w:lineRule="exact"/>
        <w:ind w:left="3515" w:leftChars="912" w:hanging="1600" w:hangingChars="500"/>
        <w:rPr>
          <w:ins w:id="335" w:author="媛的乔" w:date="2026-09-01T17:09:24Z"/>
          <w:rFonts w:hint="eastAsia" w:ascii="仿宋_GB2312" w:hAnsi="仿宋_GB2312" w:eastAsia="仿宋_GB2312" w:cs="仿宋_GB2312"/>
          <w:sz w:val="32"/>
          <w:szCs w:val="32"/>
          <w:rPrChange w:id="336" w:author="媛的乔" w:date="2026-09-01T17:09:24Z">
            <w:rPr>
              <w:ins w:id="337" w:author="媛的乔" w:date="2026-09-01T17:09:24Z"/>
              <w:rFonts w:hint="eastAsia"/>
            </w:rPr>
          </w:rPrChange>
        </w:rPr>
        <w:pPrChange w:id="334" w:author="媛的乔" w:date="2026-09-01T17:34:12Z">
          <w:pPr>
            <w:spacing w:line="600" w:lineRule="exact"/>
            <w:ind w:firstLine="640" w:firstLineChars="200"/>
          </w:pPr>
        </w:pPrChange>
      </w:pPr>
      <w:ins w:id="338" w:author="媛的乔" w:date="2026-09-01T17:31:2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××   </w:t>
        </w:r>
      </w:ins>
      <w:ins w:id="339" w:author="媛的乔" w:date="2026-09-02T17:14:3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340" w:author="媛的乔" w:date="2026-09-01T17:28:11Z">
        <w:r>
          <w:rPr>
            <w:rFonts w:hint="eastAsia" w:ascii="仿宋_GB2312" w:hAnsi="仿宋_GB2312" w:eastAsia="仿宋_GB2312" w:cs="仿宋_GB2312"/>
            <w:sz w:val="32"/>
            <w:szCs w:val="32"/>
          </w:rPr>
          <w:t>滨江行政服务中心党总支相关工作人员</w:t>
        </w:r>
      </w:ins>
    </w:p>
    <w:p w14:paraId="7B4A97DE">
      <w:pPr>
        <w:spacing w:line="560" w:lineRule="exact"/>
        <w:ind w:firstLine="640" w:firstLineChars="200"/>
        <w:rPr>
          <w:ins w:id="342" w:author="媛的乔" w:date="2026-09-01T17:09:24Z"/>
          <w:rFonts w:hint="eastAsia" w:ascii="仿宋_GB2312" w:hAnsi="仿宋_GB2312" w:eastAsia="仿宋_GB2312" w:cs="仿宋_GB2312"/>
          <w:b/>
          <w:bCs/>
          <w:sz w:val="32"/>
          <w:szCs w:val="32"/>
          <w:rPrChange w:id="343" w:author="媛的乔" w:date="2026-09-01T17:34:17Z">
            <w:rPr>
              <w:ins w:id="344" w:author="媛的乔" w:date="2026-09-01T17:09:24Z"/>
              <w:rFonts w:hint="eastAsia"/>
            </w:rPr>
          </w:rPrChange>
        </w:rPr>
        <w:pPrChange w:id="341" w:author="媛的乔" w:date="2026-09-01T09:59:22Z">
          <w:pPr>
            <w:spacing w:line="600" w:lineRule="exact"/>
            <w:ind w:firstLine="640" w:firstLineChars="200"/>
          </w:pPr>
        </w:pPrChange>
      </w:pPr>
      <w:ins w:id="345" w:author="媛的乔" w:date="2026-09-01T17:09:2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346" w:author="媛的乔" w:date="2026-09-01T17:34:17Z">
              <w:rPr>
                <w:rFonts w:hint="eastAsia"/>
              </w:rPr>
            </w:rPrChange>
          </w:rPr>
          <w:t>2. 党员招商攻坚队</w:t>
        </w:r>
      </w:ins>
    </w:p>
    <w:p w14:paraId="3AFCABD0">
      <w:pPr>
        <w:spacing w:line="560" w:lineRule="exact"/>
        <w:ind w:firstLine="640" w:firstLineChars="200"/>
        <w:rPr>
          <w:ins w:id="348" w:author="媛的乔" w:date="2026-09-01T17:38:37Z"/>
          <w:rFonts w:hint="eastAsia" w:ascii="仿宋_GB2312" w:hAnsi="仿宋_GB2312" w:eastAsia="仿宋_GB2312" w:cs="仿宋_GB2312"/>
          <w:sz w:val="32"/>
          <w:szCs w:val="32"/>
        </w:rPr>
        <w:pPrChange w:id="347" w:author="媛的乔" w:date="2026-09-01T17:38:51Z">
          <w:pPr>
            <w:spacing w:line="600" w:lineRule="exact"/>
            <w:ind w:firstLine="640" w:firstLineChars="200"/>
          </w:pPr>
        </w:pPrChange>
      </w:pPr>
      <w:ins w:id="349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350" w:author="媛的乔" w:date="2026-09-01T17:09:24Z">
              <w:rPr>
                <w:rFonts w:hint="eastAsia"/>
              </w:rPr>
            </w:rPrChange>
          </w:rPr>
          <w:t>负责园区产业导入、项目洽谈、商务对接、客户签约、入驻</w:t>
        </w:r>
      </w:ins>
      <w:ins w:id="351" w:author="媛的乔" w:date="2026-09-01T17:35:0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对接</w:t>
        </w:r>
      </w:ins>
      <w:ins w:id="352" w:author="媛的乔" w:date="2026-09-01T17:35:0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等</w:t>
        </w:r>
      </w:ins>
      <w:ins w:id="353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354" w:author="媛的乔" w:date="2026-09-01T17:09:24Z">
              <w:rPr>
                <w:rFonts w:hint="eastAsia"/>
              </w:rPr>
            </w:rPrChange>
          </w:rPr>
          <w:t>招商攻坚工作</w:t>
        </w:r>
      </w:ins>
      <w:ins w:id="355" w:author="媛的乔" w:date="2026-09-01T17:35:29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，</w:t>
        </w:r>
      </w:ins>
      <w:ins w:id="356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357" w:author="媛的乔" w:date="2026-09-01T17:09:24Z">
              <w:rPr>
                <w:rFonts w:hint="eastAsia"/>
              </w:rPr>
            </w:rPrChange>
          </w:rPr>
          <w:t>联动杭交产投公司及各方资源，制定招商策略</w:t>
        </w:r>
      </w:ins>
      <w:ins w:id="358" w:author="媛的乔" w:date="2026-09-01T17:35:5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和</w:t>
        </w:r>
      </w:ins>
      <w:ins w:id="359" w:author="媛的乔" w:date="2026-09-01T17:35:5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计划</w:t>
        </w:r>
      </w:ins>
      <w:ins w:id="360" w:author="媛的乔" w:date="2026-09-01T17:09:24Z">
        <w:r>
          <w:rPr>
            <w:rFonts w:hint="eastAsia" w:ascii="仿宋_GB2312" w:hAnsi="仿宋_GB2312" w:eastAsia="仿宋_GB2312" w:cs="仿宋_GB2312"/>
            <w:sz w:val="32"/>
            <w:szCs w:val="32"/>
            <w:rPrChange w:id="361" w:author="媛的乔" w:date="2026-09-01T17:09:24Z">
              <w:rPr>
                <w:rFonts w:hint="eastAsia"/>
              </w:rPr>
            </w:rPrChange>
          </w:rPr>
          <w:t>，聚焦重点产业、优质企业开展精准招商，</w:t>
        </w:r>
      </w:ins>
      <w:ins w:id="362" w:author="媛的乔" w:date="2026-09-01T17:37:09Z">
        <w:r>
          <w:rPr>
            <w:rFonts w:hint="eastAsia" w:ascii="仿宋_GB2312" w:hAnsi="仿宋_GB2312" w:eastAsia="仿宋_GB2312" w:cs="仿宋_GB2312"/>
            <w:sz w:val="32"/>
            <w:szCs w:val="32"/>
          </w:rPr>
          <w:t>持续优化园区营商环境。</w:t>
        </w:r>
      </w:ins>
    </w:p>
    <w:p w14:paraId="60C7FC5B">
      <w:pPr>
        <w:spacing w:line="560" w:lineRule="exact"/>
        <w:ind w:firstLine="640" w:firstLineChars="200"/>
        <w:rPr>
          <w:ins w:id="364" w:author="媛的乔" w:date="2026-09-01T17:38:37Z"/>
          <w:rFonts w:hint="eastAsia" w:ascii="仿宋_GB2312" w:hAnsi="仿宋_GB2312" w:eastAsia="仿宋_GB2312" w:cs="仿宋_GB2312"/>
          <w:sz w:val="32"/>
          <w:szCs w:val="32"/>
        </w:rPr>
        <w:pPrChange w:id="363" w:author="媛的乔" w:date="2026-09-01T09:59:22Z">
          <w:pPr>
            <w:spacing w:line="600" w:lineRule="exact"/>
            <w:ind w:firstLine="640" w:firstLineChars="200"/>
          </w:pPr>
        </w:pPrChange>
      </w:pPr>
      <w:ins w:id="365" w:author="媛的乔" w:date="2026-09-01T17:38:37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366" w:author="媛的乔" w:date="2026-09-01T17:39:19Z">
              <w:rPr>
                <w:rFonts w:hint="eastAsia" w:ascii="仿宋_GB2312" w:hAnsi="仿宋_GB2312" w:eastAsia="仿宋_GB2312" w:cs="仿宋_GB2312"/>
                <w:sz w:val="32"/>
                <w:szCs w:val="32"/>
              </w:rPr>
            </w:rPrChange>
          </w:rPr>
          <w:t>队　员：</w:t>
        </w:r>
      </w:ins>
      <w:ins w:id="367" w:author="媛的乔" w:date="2026-09-01T17:38:37Z">
        <w:r>
          <w:rPr>
            <w:rFonts w:hint="eastAsia" w:ascii="仿宋_GB2312" w:hAnsi="仿宋_GB2312" w:eastAsia="仿宋_GB2312" w:cs="仿宋_GB2312"/>
            <w:sz w:val="32"/>
            <w:szCs w:val="32"/>
          </w:rPr>
          <w:t>滕晓丽　交投智慧公司副总经理</w:t>
        </w:r>
      </w:ins>
    </w:p>
    <w:p w14:paraId="72F8D2C4">
      <w:pPr>
        <w:spacing w:line="560" w:lineRule="exact"/>
        <w:ind w:firstLine="640" w:firstLineChars="200"/>
        <w:rPr>
          <w:ins w:id="369" w:author="媛的乔" w:date="2026-09-01T17:38:37Z"/>
          <w:rFonts w:hint="eastAsia" w:ascii="仿宋_GB2312" w:hAnsi="仿宋_GB2312" w:eastAsia="仿宋_GB2312" w:cs="仿宋_GB2312"/>
          <w:sz w:val="32"/>
          <w:szCs w:val="32"/>
        </w:rPr>
        <w:pPrChange w:id="368" w:author="媛的乔" w:date="2026-09-01T09:59:22Z">
          <w:pPr>
            <w:spacing w:line="600" w:lineRule="exact"/>
            <w:ind w:firstLine="640" w:firstLineChars="200"/>
          </w:pPr>
        </w:pPrChange>
      </w:pPr>
      <w:ins w:id="370" w:author="媛的乔" w:date="2026-09-01T17:38:58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  <w:rPrChange w:id="371" w:author="媛的乔" w:date="2026-09-01T17:39:23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t>副队长</w:t>
        </w:r>
      </w:ins>
      <w:ins w:id="372" w:author="媛的乔" w:date="2026-09-01T17:39:00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  <w:rPrChange w:id="373" w:author="媛的乔" w:date="2026-09-01T17:39:23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t>：</w:t>
        </w:r>
      </w:ins>
      <w:ins w:id="374" w:author="媛的乔" w:date="2026-09-01T17:38:37Z">
        <w:r>
          <w:rPr>
            <w:rFonts w:hint="eastAsia" w:ascii="仿宋_GB2312" w:hAnsi="仿宋_GB2312" w:eastAsia="仿宋_GB2312" w:cs="仿宋_GB2312"/>
            <w:sz w:val="32"/>
            <w:szCs w:val="32"/>
          </w:rPr>
          <w:t>武　星　交投智慧公司招商运营部副经理</w:t>
        </w:r>
      </w:ins>
    </w:p>
    <w:p w14:paraId="16002735">
      <w:pPr>
        <w:spacing w:line="560" w:lineRule="exact"/>
        <w:ind w:firstLine="643" w:firstLineChars="200"/>
        <w:rPr>
          <w:ins w:id="376" w:author="媛的乔" w:date="2026-09-01T17:39:35Z"/>
          <w:rFonts w:hint="eastAsia" w:ascii="仿宋_GB2312" w:hAnsi="仿宋_GB2312" w:eastAsia="仿宋_GB2312" w:cs="仿宋_GB2312"/>
          <w:sz w:val="32"/>
          <w:szCs w:val="32"/>
        </w:rPr>
        <w:pPrChange w:id="375" w:author="媛的乔" w:date="2026-09-01T17:39:28Z">
          <w:pPr>
            <w:spacing w:line="560" w:lineRule="exact"/>
            <w:ind w:firstLine="640" w:firstLineChars="200"/>
          </w:pPr>
        </w:pPrChange>
      </w:pPr>
      <w:ins w:id="377" w:author="媛的乔" w:date="2026-09-01T17:39:0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378" w:author="媛的乔" w:date="2026-09-01T17:39:26Z">
              <w:rPr>
                <w:rFonts w:hint="eastAsia" w:ascii="仿宋_GB2312" w:hAnsi="仿宋_GB2312" w:eastAsia="仿宋_GB2312" w:cs="仿宋_GB2312"/>
                <w:sz w:val="32"/>
                <w:szCs w:val="32"/>
              </w:rPr>
            </w:rPrChange>
          </w:rPr>
          <w:t>队　</w:t>
        </w:r>
      </w:ins>
      <w:ins w:id="379" w:author="媛的乔" w:date="2026-09-01T17:39:11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val="en-US" w:eastAsia="zh-CN"/>
            <w:rPrChange w:id="380" w:author="媛的乔" w:date="2026-09-01T17:39:26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t>员</w:t>
        </w:r>
      </w:ins>
      <w:ins w:id="381" w:author="媛的乔" w:date="2026-09-01T17:39:04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rPrChange w:id="382" w:author="媛的乔" w:date="2026-09-01T17:39:26Z">
              <w:rPr>
                <w:rFonts w:hint="eastAsia" w:ascii="仿宋_GB2312" w:hAnsi="仿宋_GB2312" w:eastAsia="仿宋_GB2312" w:cs="仿宋_GB2312"/>
                <w:sz w:val="32"/>
                <w:szCs w:val="32"/>
              </w:rPr>
            </w:rPrChange>
          </w:rPr>
          <w:t>：</w:t>
        </w:r>
      </w:ins>
      <w:ins w:id="383" w:author="媛的乔" w:date="2026-09-01T17:39:04Z">
        <w:r>
          <w:rPr>
            <w:rFonts w:hint="eastAsia" w:ascii="仿宋_GB2312" w:hAnsi="仿宋_GB2312" w:eastAsia="仿宋_GB2312" w:cs="仿宋_GB2312"/>
            <w:sz w:val="32"/>
            <w:szCs w:val="32"/>
          </w:rPr>
          <w:t>沈　燕　资产管理公司（漕运物流集团）财务</w:t>
        </w:r>
      </w:ins>
    </w:p>
    <w:p w14:paraId="00D6F820">
      <w:pPr>
        <w:spacing w:line="560" w:lineRule="exact"/>
        <w:ind w:firstLine="3200" w:firstLineChars="1000"/>
        <w:rPr>
          <w:ins w:id="385" w:author="媛的乔" w:date="2026-09-01T17:39:04Z"/>
          <w:rFonts w:hint="eastAsia" w:ascii="仿宋_GB2312" w:hAnsi="仿宋_GB2312" w:eastAsia="仿宋_GB2312" w:cs="仿宋_GB2312"/>
          <w:sz w:val="32"/>
          <w:szCs w:val="32"/>
        </w:rPr>
        <w:pPrChange w:id="384" w:author="媛的乔" w:date="2026-09-01T17:39:37Z">
          <w:pPr>
            <w:spacing w:line="560" w:lineRule="exact"/>
            <w:ind w:firstLine="640" w:firstLineChars="200"/>
          </w:pPr>
        </w:pPrChange>
      </w:pPr>
      <w:ins w:id="386" w:author="媛的乔" w:date="2026-09-01T17:39:04Z">
        <w:r>
          <w:rPr>
            <w:rFonts w:hint="eastAsia" w:ascii="仿宋_GB2312" w:hAnsi="仿宋_GB2312" w:eastAsia="仿宋_GB2312" w:cs="仿宋_GB2312"/>
            <w:sz w:val="32"/>
            <w:szCs w:val="32"/>
          </w:rPr>
          <w:t>管理部经理</w:t>
        </w:r>
      </w:ins>
    </w:p>
    <w:p w14:paraId="45E63040">
      <w:pPr>
        <w:spacing w:line="560" w:lineRule="exact"/>
        <w:ind w:left="3198" w:leftChars="304" w:hanging="2560" w:hangingChars="800"/>
        <w:rPr>
          <w:ins w:id="388" w:author="媛的乔" w:date="2026-09-01T17:39:04Z"/>
          <w:rFonts w:hint="eastAsia" w:ascii="仿宋_GB2312" w:hAnsi="仿宋_GB2312" w:eastAsia="仿宋_GB2312" w:cs="仿宋_GB2312"/>
          <w:sz w:val="32"/>
          <w:szCs w:val="32"/>
        </w:rPr>
        <w:pPrChange w:id="387" w:author="媛的乔" w:date="2026-09-01T17:39:44Z">
          <w:pPr>
            <w:spacing w:line="560" w:lineRule="exact"/>
            <w:ind w:firstLine="640" w:firstLineChars="200"/>
          </w:pPr>
        </w:pPrChange>
      </w:pPr>
      <w:ins w:id="389" w:author="媛的乔" w:date="2026-09-01T17:39:3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390" w:author="媛的乔" w:date="2026-09-01T17:39:3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  </w:t>
        </w:r>
      </w:ins>
      <w:ins w:id="391" w:author="媛的乔" w:date="2026-09-01T17:39:3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</w:t>
        </w:r>
      </w:ins>
      <w:ins w:id="392" w:author="媛的乔" w:date="2026-09-01T17:39:50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393" w:author="媛的乔" w:date="2026-09-01T17:39:04Z">
        <w:r>
          <w:rPr>
            <w:rFonts w:hint="eastAsia" w:ascii="仿宋_GB2312" w:hAnsi="仿宋_GB2312" w:eastAsia="仿宋_GB2312" w:cs="仿宋_GB2312"/>
            <w:sz w:val="32"/>
            <w:szCs w:val="32"/>
          </w:rPr>
          <w:t>白淑娇　资产管理公司（漕运物流集团）投资发展部经理</w:t>
        </w:r>
      </w:ins>
    </w:p>
    <w:p w14:paraId="652FB065">
      <w:pPr>
        <w:spacing w:line="560" w:lineRule="exact"/>
        <w:ind w:left="3198" w:leftChars="304" w:hanging="2560" w:hangingChars="800"/>
        <w:rPr>
          <w:ins w:id="395" w:author="媛的乔" w:date="2026-09-01T17:38:37Z"/>
          <w:rFonts w:hint="eastAsia" w:ascii="仿宋_GB2312" w:hAnsi="仿宋_GB2312" w:eastAsia="仿宋_GB2312" w:cs="仿宋_GB2312"/>
          <w:sz w:val="32"/>
          <w:szCs w:val="32"/>
        </w:rPr>
        <w:pPrChange w:id="394" w:author="媛的乔" w:date="2026-09-01T17:39:57Z">
          <w:pPr>
            <w:spacing w:line="600" w:lineRule="exact"/>
            <w:ind w:firstLine="640" w:firstLineChars="200"/>
          </w:pPr>
        </w:pPrChange>
      </w:pPr>
      <w:ins w:id="396" w:author="媛的乔" w:date="2026-09-01T17:39:04Z">
        <w:r>
          <w:rPr>
            <w:rFonts w:hint="eastAsia" w:ascii="仿宋_GB2312" w:hAnsi="仿宋_GB2312" w:eastAsia="仿宋_GB2312" w:cs="仿宋_GB2312"/>
            <w:sz w:val="32"/>
            <w:szCs w:val="32"/>
          </w:rPr>
          <w:t>　　</w:t>
        </w:r>
      </w:ins>
      <w:ins w:id="397" w:author="媛的乔" w:date="2026-09-01T17:39:4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398" w:author="媛的乔" w:date="2026-09-01T17:39:4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</w:t>
        </w:r>
      </w:ins>
      <w:ins w:id="399" w:author="媛的乔" w:date="2026-09-01T17:40:2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400" w:author="媛的乔" w:date="2026-09-01T17:39:04Z">
        <w:r>
          <w:rPr>
            <w:rFonts w:hint="eastAsia" w:ascii="仿宋_GB2312" w:hAnsi="仿宋_GB2312" w:eastAsia="仿宋_GB2312" w:cs="仿宋_GB2312"/>
            <w:sz w:val="32"/>
            <w:szCs w:val="32"/>
          </w:rPr>
          <w:t>蔡飞翔　资产管理公司（漕运物流集团）监察审计部经理</w:t>
        </w:r>
      </w:ins>
    </w:p>
    <w:p w14:paraId="11F4A052">
      <w:pPr>
        <w:spacing w:line="560" w:lineRule="exact"/>
        <w:ind w:left="3198" w:leftChars="304" w:hanging="2560" w:hangingChars="800"/>
        <w:rPr>
          <w:ins w:id="402" w:author="媛的乔" w:date="2026-09-01T17:38:37Z"/>
          <w:rFonts w:hint="eastAsia" w:ascii="仿宋_GB2312" w:hAnsi="仿宋_GB2312" w:eastAsia="仿宋_GB2312" w:cs="仿宋_GB2312"/>
          <w:sz w:val="32"/>
          <w:szCs w:val="32"/>
        </w:rPr>
        <w:pPrChange w:id="401" w:author="媛的乔" w:date="2026-09-01T17:40:15Z">
          <w:pPr>
            <w:spacing w:line="600" w:lineRule="exact"/>
            <w:ind w:firstLine="640" w:firstLineChars="200"/>
          </w:pPr>
        </w:pPrChange>
      </w:pPr>
      <w:ins w:id="403" w:author="媛的乔" w:date="2026-09-01T17:38:37Z">
        <w:r>
          <w:rPr>
            <w:rFonts w:hint="eastAsia" w:ascii="仿宋_GB2312" w:hAnsi="仿宋_GB2312" w:eastAsia="仿宋_GB2312" w:cs="仿宋_GB2312"/>
            <w:sz w:val="32"/>
            <w:szCs w:val="32"/>
          </w:rPr>
          <w:t>　　　　陈雅芬　资产管理公司（漕运物流集团）产业园区事业部主管</w:t>
        </w:r>
      </w:ins>
    </w:p>
    <w:p w14:paraId="4CB01B6F">
      <w:pPr>
        <w:spacing w:line="560" w:lineRule="exact"/>
        <w:ind w:firstLine="640" w:firstLineChars="200"/>
        <w:rPr>
          <w:ins w:id="405" w:author="媛的乔" w:date="2026-09-01T17:38:37Z"/>
          <w:rFonts w:hint="eastAsia" w:ascii="仿宋_GB2312" w:hAnsi="仿宋_GB2312" w:eastAsia="仿宋_GB2312" w:cs="仿宋_GB2312"/>
          <w:sz w:val="32"/>
          <w:szCs w:val="32"/>
        </w:rPr>
        <w:pPrChange w:id="404" w:author="媛的乔" w:date="2026-09-01T17:40:11Z">
          <w:pPr>
            <w:spacing w:line="600" w:lineRule="exact"/>
            <w:ind w:firstLine="640" w:firstLineChars="200"/>
          </w:pPr>
        </w:pPrChange>
      </w:pPr>
      <w:ins w:id="406" w:author="媛的乔" w:date="2026-09-01T17:38:37Z">
        <w:r>
          <w:rPr>
            <w:rFonts w:hint="eastAsia" w:ascii="仿宋_GB2312" w:hAnsi="仿宋_GB2312" w:eastAsia="仿宋_GB2312" w:cs="仿宋_GB2312"/>
            <w:sz w:val="32"/>
            <w:szCs w:val="32"/>
          </w:rPr>
          <w:t>　　　　朱　静　交投智慧公司招商运营部主管</w:t>
        </w:r>
      </w:ins>
    </w:p>
    <w:p w14:paraId="3AADFED3">
      <w:pPr>
        <w:spacing w:line="560" w:lineRule="exact"/>
        <w:ind w:firstLine="640" w:firstLineChars="200"/>
        <w:rPr>
          <w:ins w:id="408" w:author="媛的乔" w:date="2026-09-01T17:38:34Z"/>
          <w:rFonts w:hint="eastAsia" w:ascii="仿宋_GB2312" w:hAnsi="仿宋_GB2312" w:eastAsia="仿宋_GB2312" w:cs="仿宋_GB2312"/>
          <w:sz w:val="32"/>
          <w:szCs w:val="32"/>
        </w:rPr>
        <w:pPrChange w:id="407" w:author="媛的乔" w:date="2026-09-01T09:59:22Z">
          <w:pPr>
            <w:spacing w:line="600" w:lineRule="exact"/>
            <w:ind w:firstLine="640" w:firstLineChars="200"/>
          </w:pPr>
        </w:pPrChange>
      </w:pPr>
      <w:ins w:id="409" w:author="媛的乔" w:date="2026-09-01T17:38:37Z">
        <w:r>
          <w:rPr>
            <w:rFonts w:hint="eastAsia" w:ascii="仿宋_GB2312" w:hAnsi="仿宋_GB2312" w:eastAsia="仿宋_GB2312" w:cs="仿宋_GB2312"/>
            <w:sz w:val="32"/>
            <w:szCs w:val="32"/>
          </w:rPr>
          <w:t>　　　　贺　玥　交投智慧公司招商运营部主管</w:t>
        </w:r>
      </w:ins>
    </w:p>
    <w:p w14:paraId="365B057B">
      <w:pPr>
        <w:numPr>
          <w:ilvl w:val="-1"/>
          <w:numId w:val="0"/>
        </w:numPr>
        <w:spacing w:line="560" w:lineRule="exact"/>
        <w:ind w:firstLine="640" w:firstLineChars="200"/>
        <w:rPr>
          <w:ins w:id="411" w:author="媛的乔" w:date="2026-09-01T17:09:24Z"/>
          <w:rFonts w:hint="eastAsia" w:ascii="黑体" w:hAnsi="黑体" w:eastAsia="黑体" w:cs="黑体"/>
          <w:sz w:val="32"/>
          <w:szCs w:val="32"/>
          <w:rPrChange w:id="412" w:author="媛的乔" w:date="2026-09-01T17:44:27Z">
            <w:rPr>
              <w:ins w:id="413" w:author="媛的乔" w:date="2026-09-01T17:09:24Z"/>
              <w:rFonts w:hint="eastAsia"/>
            </w:rPr>
          </w:rPrChange>
        </w:rPr>
        <w:pPrChange w:id="410" w:author="媛的乔" w:date="2026-09-01T17:44:32Z">
          <w:pPr>
            <w:spacing w:line="600" w:lineRule="exact"/>
            <w:ind w:firstLine="640" w:firstLineChars="200"/>
          </w:pPr>
        </w:pPrChange>
      </w:pPr>
      <w:ins w:id="414" w:author="媛的乔" w:date="2026-09-01T17:09:24Z">
        <w:r>
          <w:rPr>
            <w:rFonts w:hint="eastAsia" w:ascii="黑体" w:hAnsi="黑体" w:eastAsia="黑体" w:cs="黑体"/>
            <w:sz w:val="32"/>
            <w:szCs w:val="32"/>
            <w:rPrChange w:id="415" w:author="媛的乔" w:date="2026-09-01T17:44:27Z">
              <w:rPr>
                <w:rFonts w:hint="eastAsia"/>
              </w:rPr>
            </w:rPrChange>
          </w:rPr>
          <w:t>二、工作机制</w:t>
        </w:r>
      </w:ins>
    </w:p>
    <w:p w14:paraId="3D73E9B0">
      <w:pPr>
        <w:spacing w:line="560" w:lineRule="exact"/>
        <w:ind w:firstLine="640" w:firstLineChars="200"/>
        <w:rPr>
          <w:ins w:id="417" w:author="媛的乔" w:date="2026-09-01T17:54:23Z"/>
          <w:rFonts w:hint="eastAsia" w:ascii="仿宋_GB2312" w:hAnsi="仿宋_GB2312" w:eastAsia="仿宋_GB2312" w:cs="仿宋_GB2312"/>
          <w:sz w:val="32"/>
          <w:szCs w:val="32"/>
          <w:rPrChange w:id="418" w:author="媛的乔" w:date="2026-09-01T17:54:23Z">
            <w:rPr>
              <w:ins w:id="419" w:author="媛的乔" w:date="2026-09-01T17:54:23Z"/>
              <w:rFonts w:hint="eastAsia"/>
            </w:rPr>
          </w:rPrChange>
        </w:rPr>
        <w:pPrChange w:id="416" w:author="媛的乔" w:date="2026-09-01T17:54:34Z">
          <w:pPr>
            <w:spacing w:line="600" w:lineRule="exact"/>
            <w:ind w:firstLine="640" w:firstLineChars="200"/>
          </w:pPr>
        </w:pPrChange>
      </w:pPr>
      <w:ins w:id="420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21" w:author="媛的乔" w:date="2026-09-01T17:54:23Z">
              <w:rPr>
                <w:rFonts w:hint="eastAsia"/>
              </w:rPr>
            </w:rPrChange>
          </w:rPr>
          <w:t>为规范工作流程、强化多方协同、提升</w:t>
        </w:r>
      </w:ins>
      <w:ins w:id="422" w:author="媛的乔" w:date="2026-09-01T17:54:4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工作</w:t>
        </w:r>
      </w:ins>
      <w:ins w:id="423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24" w:author="媛的乔" w:date="2026-09-01T17:54:23Z">
              <w:rPr>
                <w:rFonts w:hint="eastAsia"/>
              </w:rPr>
            </w:rPrChange>
          </w:rPr>
          <w:t>质效，建立健全常态化工作机制，保障党建联建各项工作规范有序、高效落地。</w:t>
        </w:r>
      </w:ins>
    </w:p>
    <w:p w14:paraId="6C3418D2">
      <w:pPr>
        <w:numPr>
          <w:ilvl w:val="0"/>
          <w:numId w:val="2"/>
          <w:ins w:id="426" w:author="媛的乔" w:date="2026-09-01T17:57:33Z"/>
        </w:numPr>
        <w:spacing w:line="560" w:lineRule="exact"/>
        <w:ind w:firstLine="640" w:firstLineChars="200"/>
        <w:rPr>
          <w:ins w:id="427" w:author="媛的乔" w:date="2026-09-01T17:57:33Z"/>
          <w:rFonts w:hint="eastAsia" w:ascii="仿宋_GB2312" w:hAnsi="仿宋_GB2312" w:eastAsia="仿宋_GB2312" w:cs="仿宋_GB2312"/>
          <w:sz w:val="32"/>
          <w:szCs w:val="32"/>
        </w:rPr>
        <w:pPrChange w:id="425" w:author="媛的乔" w:date="2026-09-01T17:57:33Z">
          <w:pPr>
            <w:spacing w:line="600" w:lineRule="exact"/>
            <w:ind w:firstLine="640" w:firstLineChars="200"/>
          </w:pPr>
        </w:pPrChange>
      </w:pPr>
      <w:ins w:id="428" w:author="媛的乔" w:date="2026-09-01T17:54:23Z">
        <w:r>
          <w:rPr>
            <w:rFonts w:hint="eastAsia" w:ascii="楷体_GB2312" w:hAnsi="楷体_GB2312" w:eastAsia="楷体_GB2312" w:cs="楷体_GB2312"/>
            <w:sz w:val="32"/>
            <w:szCs w:val="32"/>
            <w:rPrChange w:id="429" w:author="媛的乔" w:date="2026-09-01T17:55:00Z">
              <w:rPr>
                <w:rFonts w:hint="eastAsia"/>
              </w:rPr>
            </w:rPrChange>
          </w:rPr>
          <w:t xml:space="preserve">联建例会机制。 </w:t>
        </w:r>
      </w:ins>
      <w:ins w:id="430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31" w:author="媛的乔" w:date="2026-09-01T17:54:23Z">
              <w:rPr>
                <w:rFonts w:hint="eastAsia"/>
              </w:rPr>
            </w:rPrChange>
          </w:rPr>
          <w:t>原则上每月召开一次</w:t>
        </w:r>
      </w:ins>
      <w:ins w:id="432" w:author="媛的乔" w:date="2026-09-01T17:55:17Z">
        <w:r>
          <w:rPr>
            <w:rFonts w:hint="eastAsia" w:ascii="仿宋_GB2312" w:hAnsi="仿宋_GB2312" w:eastAsia="仿宋_GB2312" w:cs="仿宋_GB2312"/>
            <w:sz w:val="32"/>
            <w:szCs w:val="32"/>
          </w:rPr>
          <w:t>联建例会</w:t>
        </w:r>
      </w:ins>
      <w:ins w:id="433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34" w:author="媛的乔" w:date="2026-09-01T17:54:23Z">
              <w:rPr>
                <w:rFonts w:hint="eastAsia"/>
              </w:rPr>
            </w:rPrChange>
          </w:rPr>
          <w:t>，由领导小组组长</w:t>
        </w:r>
      </w:ins>
      <w:ins w:id="435" w:author="媛的乔" w:date="2026-09-01T17:55:32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（</w:t>
        </w:r>
      </w:ins>
      <w:ins w:id="436" w:author="媛的乔" w:date="2026-09-01T17:55:30Z">
        <w:r>
          <w:rPr>
            <w:rFonts w:hint="eastAsia" w:ascii="仿宋_GB2312" w:hAnsi="仿宋_GB2312" w:eastAsia="仿宋_GB2312" w:cs="仿宋_GB2312"/>
            <w:sz w:val="32"/>
            <w:szCs w:val="32"/>
          </w:rPr>
          <w:t>或其委托的副组长</w:t>
        </w:r>
      </w:ins>
      <w:ins w:id="437" w:author="媛的乔" w:date="2026-09-01T17:55:37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）</w:t>
        </w:r>
      </w:ins>
      <w:ins w:id="438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39" w:author="媛的乔" w:date="2026-09-01T17:54:23Z">
              <w:rPr>
                <w:rFonts w:hint="eastAsia"/>
              </w:rPr>
            </w:rPrChange>
          </w:rPr>
          <w:t>召集主持，日常工作小组协助筹备。会议主要听取项目推进情况汇报，研判阶段性工作成效，梳理解决工作难点堵点，统筹部署下一阶段重点任务。</w:t>
        </w:r>
      </w:ins>
    </w:p>
    <w:p w14:paraId="02510223">
      <w:pPr>
        <w:numPr>
          <w:ilvl w:val="0"/>
          <w:numId w:val="0"/>
        </w:numPr>
        <w:spacing w:line="560" w:lineRule="exact"/>
        <w:ind w:firstLine="640" w:firstLineChars="200"/>
        <w:rPr>
          <w:ins w:id="441" w:author="媛的乔" w:date="2026-09-01T17:54:23Z"/>
          <w:rFonts w:hint="eastAsia" w:ascii="仿宋_GB2312" w:hAnsi="仿宋_GB2312" w:eastAsia="仿宋_GB2312" w:cs="仿宋_GB2312"/>
          <w:sz w:val="32"/>
          <w:szCs w:val="32"/>
          <w:rPrChange w:id="442" w:author="媛的乔" w:date="2026-09-01T17:54:23Z">
            <w:rPr>
              <w:ins w:id="443" w:author="媛的乔" w:date="2026-09-01T17:54:23Z"/>
              <w:rFonts w:hint="eastAsia"/>
            </w:rPr>
          </w:rPrChange>
        </w:rPr>
        <w:pPrChange w:id="440" w:author="媛的乔" w:date="2026-09-01T17:58:01Z">
          <w:pPr>
            <w:spacing w:line="600" w:lineRule="exact"/>
            <w:ind w:firstLine="640" w:firstLineChars="200"/>
          </w:pPr>
        </w:pPrChange>
      </w:pPr>
      <w:ins w:id="444" w:author="媛的乔" w:date="2026-09-01T17:54:23Z">
        <w:r>
          <w:rPr>
            <w:rFonts w:hint="eastAsia" w:ascii="楷体_GB2312" w:hAnsi="楷体_GB2312" w:eastAsia="楷体_GB2312" w:cs="楷体_GB2312"/>
            <w:sz w:val="32"/>
            <w:szCs w:val="32"/>
            <w:rPrChange w:id="445" w:author="媛的乔" w:date="2026-09-01T17:57:41Z">
              <w:rPr>
                <w:rFonts w:hint="eastAsia"/>
              </w:rPr>
            </w:rPrChange>
          </w:rPr>
          <w:t xml:space="preserve">（二）会商协调机制。 </w:t>
        </w:r>
      </w:ins>
      <w:ins w:id="446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47" w:author="媛的乔" w:date="2026-09-01T17:54:23Z">
              <w:rPr>
                <w:rFonts w:hint="eastAsia"/>
              </w:rPr>
            </w:rPrChange>
          </w:rPr>
          <w:t>针对项目推进过程中的突发性、紧急性、重大性事项，启动即时会商机制。由领导小组组长</w:t>
        </w:r>
      </w:ins>
      <w:ins w:id="448" w:author="媛的乔" w:date="2026-09-01T17:55:44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（</w:t>
        </w:r>
      </w:ins>
      <w:ins w:id="449" w:author="媛的乔" w:date="2026-09-01T17:55:44Z">
        <w:r>
          <w:rPr>
            <w:rFonts w:hint="eastAsia" w:ascii="仿宋_GB2312" w:hAnsi="仿宋_GB2312" w:eastAsia="仿宋_GB2312" w:cs="仿宋_GB2312"/>
            <w:sz w:val="32"/>
            <w:szCs w:val="32"/>
          </w:rPr>
          <w:t>或其委托的副组长</w:t>
        </w:r>
      </w:ins>
      <w:ins w:id="450" w:author="媛的乔" w:date="2026-09-01T17:55:44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）</w:t>
        </w:r>
      </w:ins>
      <w:ins w:id="451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52" w:author="媛的乔" w:date="2026-09-01T17:54:23Z">
              <w:rPr>
                <w:rFonts w:hint="eastAsia"/>
              </w:rPr>
            </w:rPrChange>
          </w:rPr>
          <w:t>召集相关责任人员专题研讨，原则上</w:t>
        </w:r>
      </w:ins>
      <w:ins w:id="453" w:author="媛的乔" w:date="2026-09-01T17:57:54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5</w:t>
        </w:r>
      </w:ins>
      <w:ins w:id="454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55" w:author="媛的乔" w:date="2026-09-01T17:54:23Z">
              <w:rPr>
                <w:rFonts w:hint="eastAsia"/>
              </w:rPr>
            </w:rPrChange>
          </w:rPr>
          <w:t>个工作日内启动响应，实行一事一议、限时办结、闭环管理，确保重大事项快速响应、高效处置、落地见效。</w:t>
        </w:r>
      </w:ins>
    </w:p>
    <w:p w14:paraId="7C5E7ADB">
      <w:pPr>
        <w:numPr>
          <w:ilvl w:val="0"/>
          <w:numId w:val="0"/>
        </w:numPr>
        <w:spacing w:line="560" w:lineRule="exact"/>
        <w:ind w:firstLine="640" w:firstLineChars="200"/>
        <w:rPr>
          <w:ins w:id="457" w:author="媛的乔" w:date="2026-09-01T17:54:23Z"/>
          <w:rFonts w:hint="eastAsia" w:ascii="黑体" w:hAnsi="黑体" w:eastAsia="黑体" w:cs="黑体"/>
          <w:sz w:val="32"/>
          <w:szCs w:val="32"/>
          <w:rPrChange w:id="458" w:author="媛的乔" w:date="2026-09-01T17:59:22Z">
            <w:rPr>
              <w:ins w:id="459" w:author="媛的乔" w:date="2026-09-01T17:54:23Z"/>
              <w:rFonts w:hint="eastAsia"/>
            </w:rPr>
          </w:rPrChange>
        </w:rPr>
        <w:pPrChange w:id="456" w:author="媛的乔" w:date="2026-09-02T17:15:36Z">
          <w:pPr>
            <w:spacing w:line="600" w:lineRule="exact"/>
            <w:ind w:firstLine="640" w:firstLineChars="200"/>
          </w:pPr>
        </w:pPrChange>
      </w:pPr>
      <w:ins w:id="460" w:author="媛的乔" w:date="2026-09-01T17:54:23Z">
        <w:r>
          <w:rPr>
            <w:rFonts w:hint="eastAsia" w:ascii="黑体" w:hAnsi="黑体" w:eastAsia="黑体" w:cs="黑体"/>
            <w:sz w:val="32"/>
            <w:szCs w:val="32"/>
            <w:rPrChange w:id="461" w:author="媛的乔" w:date="2026-09-01T17:59:22Z">
              <w:rPr>
                <w:rFonts w:hint="eastAsia"/>
              </w:rPr>
            </w:rPrChange>
          </w:rPr>
          <w:t>三、工作要求</w:t>
        </w:r>
      </w:ins>
    </w:p>
    <w:p w14:paraId="441459EB">
      <w:pPr>
        <w:spacing w:line="560" w:lineRule="exact"/>
        <w:ind w:firstLine="640" w:firstLineChars="200"/>
        <w:rPr>
          <w:ins w:id="463" w:author="媛的乔" w:date="2026-09-01T17:54:23Z"/>
          <w:rFonts w:hint="eastAsia" w:ascii="仿宋_GB2312" w:hAnsi="仿宋_GB2312" w:eastAsia="仿宋_GB2312" w:cs="仿宋_GB2312"/>
          <w:sz w:val="32"/>
          <w:szCs w:val="32"/>
          <w:rPrChange w:id="464" w:author="媛的乔" w:date="2026-09-01T17:54:23Z">
            <w:rPr>
              <w:ins w:id="465" w:author="媛的乔" w:date="2026-09-01T17:54:23Z"/>
              <w:rFonts w:hint="eastAsia"/>
            </w:rPr>
          </w:rPrChange>
        </w:rPr>
        <w:pPrChange w:id="462" w:author="媛的乔" w:date="2026-09-01T17:59:55Z">
          <w:pPr>
            <w:spacing w:line="600" w:lineRule="exact"/>
            <w:ind w:firstLine="640" w:firstLineChars="200"/>
          </w:pPr>
        </w:pPrChange>
      </w:pPr>
      <w:ins w:id="466" w:author="媛的乔" w:date="2026-09-01T17:54:23Z">
        <w:r>
          <w:rPr>
            <w:rFonts w:hint="eastAsia" w:ascii="楷体_GB2312" w:hAnsi="楷体_GB2312" w:eastAsia="楷体_GB2312" w:cs="楷体_GB2312"/>
            <w:sz w:val="32"/>
            <w:szCs w:val="32"/>
            <w:rPrChange w:id="467" w:author="媛的乔" w:date="2026-09-01T17:59:32Z">
              <w:rPr>
                <w:rFonts w:hint="eastAsia"/>
              </w:rPr>
            </w:rPrChange>
          </w:rPr>
          <w:t>（一）坚持统筹联动。</w:t>
        </w:r>
      </w:ins>
      <w:ins w:id="468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69" w:author="媛的乔" w:date="2026-09-01T17:54:23Z">
              <w:rPr>
                <w:rFonts w:hint="eastAsia"/>
              </w:rPr>
            </w:rPrChange>
          </w:rPr>
          <w:t>各专项队伍须在领导小组统一领导下开展工作，严格落实工作例会制度，遇重大事项、突发情况须第一时间上报领导小组，由领导小组统筹研究处置。各队伍之间要密切配合、协同发力，凝聚工作整体合力。</w:t>
        </w:r>
      </w:ins>
    </w:p>
    <w:p w14:paraId="2FC247D7">
      <w:pPr>
        <w:spacing w:line="560" w:lineRule="exact"/>
        <w:ind w:firstLine="640" w:firstLineChars="200"/>
        <w:rPr>
          <w:ins w:id="471" w:author="媛的乔" w:date="2026-09-01T17:54:23Z"/>
          <w:rFonts w:hint="eastAsia" w:ascii="仿宋_GB2312" w:hAnsi="仿宋_GB2312" w:eastAsia="仿宋_GB2312" w:cs="仿宋_GB2312"/>
          <w:sz w:val="32"/>
          <w:szCs w:val="32"/>
          <w:rPrChange w:id="472" w:author="媛的乔" w:date="2026-09-01T17:54:23Z">
            <w:rPr>
              <w:ins w:id="473" w:author="媛的乔" w:date="2026-09-01T17:54:23Z"/>
              <w:rFonts w:hint="eastAsia"/>
            </w:rPr>
          </w:rPrChange>
        </w:rPr>
        <w:pPrChange w:id="470" w:author="媛的乔" w:date="2026-09-01T18:00:42Z">
          <w:pPr>
            <w:spacing w:line="600" w:lineRule="exact"/>
            <w:ind w:firstLine="640" w:firstLineChars="200"/>
          </w:pPr>
        </w:pPrChange>
      </w:pPr>
      <w:ins w:id="474" w:author="媛的乔" w:date="2026-09-01T17:54:23Z">
        <w:r>
          <w:rPr>
            <w:rFonts w:hint="eastAsia" w:ascii="楷体_GB2312" w:hAnsi="楷体_GB2312" w:eastAsia="楷体_GB2312" w:cs="楷体_GB2312"/>
            <w:sz w:val="32"/>
            <w:szCs w:val="32"/>
            <w:rPrChange w:id="475" w:author="媛的乔" w:date="2026-09-01T17:59:52Z">
              <w:rPr>
                <w:rFonts w:hint="eastAsia"/>
              </w:rPr>
            </w:rPrChange>
          </w:rPr>
          <w:t>（二）强化闭环管理。</w:t>
        </w:r>
      </w:ins>
      <w:ins w:id="476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77" w:author="媛的乔" w:date="2026-09-01T17:54:23Z">
              <w:rPr>
                <w:rFonts w:hint="eastAsia"/>
              </w:rPr>
            </w:rPrChange>
          </w:rPr>
          <w:t>严格实行清单化</w:t>
        </w:r>
      </w:ins>
      <w:ins w:id="478" w:author="媛的乔" w:date="2026-09-01T18:00:0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推进</w:t>
        </w:r>
      </w:ins>
      <w:ins w:id="479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80" w:author="媛的乔" w:date="2026-09-01T17:54:23Z">
              <w:rPr>
                <w:rFonts w:hint="eastAsia"/>
              </w:rPr>
            </w:rPrChange>
          </w:rPr>
          <w:t>，建立健全工作台账，明确各项任务责任人、推进举措和完成时限，任务完成</w:t>
        </w:r>
      </w:ins>
      <w:ins w:id="481" w:author="媛的乔" w:date="2026-09-01T18:00:3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后</w:t>
        </w:r>
      </w:ins>
      <w:ins w:id="482" w:author="媛的乔" w:date="2026-09-01T18:00:34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及时</w:t>
        </w:r>
      </w:ins>
      <w:ins w:id="483" w:author="媛的乔" w:date="2026-09-01T18:00:35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梳理</w:t>
        </w:r>
      </w:ins>
      <w:ins w:id="484" w:author="媛的乔" w:date="2026-09-01T18:00:36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工作</w:t>
        </w:r>
      </w:ins>
      <w:ins w:id="485" w:author="媛的乔" w:date="2026-09-01T18:00:37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台账</w:t>
        </w:r>
      </w:ins>
      <w:ins w:id="486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87" w:author="媛的乔" w:date="2026-09-01T17:54:23Z">
              <w:rPr>
                <w:rFonts w:hint="eastAsia"/>
              </w:rPr>
            </w:rPrChange>
          </w:rPr>
          <w:t>，由日常工作小组统一归档，抓实抓细各项工作落地，确保事事有回音、件件有着落。</w:t>
        </w:r>
      </w:ins>
    </w:p>
    <w:p w14:paraId="17F84A4F">
      <w:pPr>
        <w:spacing w:line="560" w:lineRule="exact"/>
        <w:ind w:firstLine="640" w:firstLineChars="200"/>
        <w:rPr>
          <w:ins w:id="489" w:author="媛的乔" w:date="2026-09-01T18:01:04Z"/>
          <w:rFonts w:hint="eastAsia" w:ascii="仿宋_GB2312" w:hAnsi="仿宋_GB2312" w:eastAsia="仿宋_GB2312" w:cs="仿宋_GB2312"/>
          <w:sz w:val="32"/>
          <w:szCs w:val="32"/>
          <w:lang w:val="en-US" w:eastAsia="zh-CN"/>
        </w:rPr>
        <w:pPrChange w:id="488" w:author="媛的乔" w:date="2026-09-01T18:01:02Z">
          <w:pPr>
            <w:spacing w:line="600" w:lineRule="exact"/>
            <w:ind w:firstLine="640" w:firstLineChars="200"/>
          </w:pPr>
        </w:pPrChange>
      </w:pPr>
      <w:ins w:id="490" w:author="媛的乔" w:date="2026-09-01T17:54:23Z">
        <w:r>
          <w:rPr>
            <w:rFonts w:hint="eastAsia" w:ascii="楷体_GB2312" w:hAnsi="楷体_GB2312" w:eastAsia="楷体_GB2312" w:cs="楷体_GB2312"/>
            <w:sz w:val="32"/>
            <w:szCs w:val="32"/>
            <w:rPrChange w:id="491" w:author="媛的乔" w:date="2026-09-01T18:00:48Z">
              <w:rPr>
                <w:rFonts w:hint="eastAsia"/>
              </w:rPr>
            </w:rPrChange>
          </w:rPr>
          <w:t>（三）规范人员管理。</w:t>
        </w:r>
      </w:ins>
      <w:ins w:id="492" w:author="媛的乔" w:date="2026-09-01T18:00:52Z">
        <w:r>
          <w:rPr>
            <w:rFonts w:hint="eastAsia" w:ascii="楷体_GB2312" w:hAnsi="楷体_GB2312" w:eastAsia="楷体_GB2312" w:cs="楷体_GB2312"/>
            <w:sz w:val="32"/>
            <w:szCs w:val="32"/>
            <w:lang w:val="en-US" w:eastAsia="zh-CN"/>
          </w:rPr>
          <w:t>日常</w:t>
        </w:r>
      </w:ins>
      <w:ins w:id="493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94" w:author="媛的乔" w:date="2026-09-01T17:54:23Z">
              <w:rPr>
                <w:rFonts w:hint="eastAsia"/>
              </w:rPr>
            </w:rPrChange>
          </w:rPr>
          <w:t>工作小组及两支专项队伍人员岗位发生变动的，由所在单位接任人员自然递补履职，并于变动后5个工作日内报日常工作小组备案，不再另行发文。</w:t>
        </w:r>
      </w:ins>
      <w:ins w:id="495" w:author="媛的乔" w:date="2026-09-01T18:01:0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</w:t>
        </w:r>
      </w:ins>
    </w:p>
    <w:p w14:paraId="1EC92E32">
      <w:pPr>
        <w:spacing w:line="560" w:lineRule="exact"/>
        <w:ind w:firstLine="640" w:firstLineChars="200"/>
        <w:rPr>
          <w:del w:id="497" w:author="媛的乔" w:date="2026-09-01T17:54:23Z"/>
          <w:rFonts w:ascii="仿宋_GB2312" w:hAnsi="仿宋_GB2312" w:eastAsia="仿宋_GB2312" w:cs="仿宋_GB2312"/>
          <w:sz w:val="32"/>
          <w:szCs w:val="32"/>
        </w:rPr>
        <w:pPrChange w:id="496" w:author="媛的乔" w:date="2026-09-01T18:01:02Z">
          <w:pPr>
            <w:spacing w:line="600" w:lineRule="exact"/>
            <w:ind w:firstLine="640" w:firstLineChars="200"/>
          </w:pPr>
        </w:pPrChange>
      </w:pPr>
      <w:ins w:id="498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rPrChange w:id="499" w:author="媛的乔" w:date="2026-09-01T17:54:23Z">
              <w:rPr>
                <w:rFonts w:hint="eastAsia"/>
              </w:rPr>
            </w:rPrChange>
          </w:rPr>
          <w:t>特此通知。</w:t>
        </w:r>
      </w:ins>
      <w:del w:id="500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为贯彻落实集团</w:delText>
        </w:r>
      </w:del>
      <w:del w:id="501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公司</w:delText>
        </w:r>
      </w:del>
      <w:del w:id="502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“十四五”规划，着力构建“铁公水基并进、建设开发并重、传统新兴融合”的综合交通产业体系，</w:delText>
        </w:r>
      </w:del>
      <w:del w:id="503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把握</w:delText>
        </w:r>
      </w:del>
      <w:del w:id="504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西站枢纽</w:delText>
        </w:r>
      </w:del>
      <w:del w:id="505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建设良好契机</w:delText>
        </w:r>
      </w:del>
      <w:del w:id="506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，</w:delText>
        </w:r>
      </w:del>
      <w:del w:id="507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以</w:delText>
        </w:r>
      </w:del>
      <w:del w:id="508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西站枢纽项目</w:delText>
        </w:r>
      </w:del>
      <w:del w:id="509" w:author="媛的乔" w:date="2026-09-01T17:54:23Z">
        <w:r>
          <w:rPr>
            <w:rFonts w:ascii="仿宋_GB2312" w:hAnsi="仿宋_GB2312" w:eastAsia="仿宋_GB2312" w:cs="仿宋_GB2312"/>
            <w:sz w:val="32"/>
            <w:szCs w:val="32"/>
          </w:rPr>
          <w:delText>IP</w:delText>
        </w:r>
      </w:del>
      <w:del w:id="510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为载体，通过项目</w:delText>
        </w:r>
      </w:del>
      <w:del w:id="511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建设及文化传播，</w:delText>
        </w:r>
      </w:del>
      <w:del w:id="512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从而</w:delText>
        </w:r>
      </w:del>
      <w:del w:id="513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提高交投集团大项目社会影响力，打造活力交投形象</w:delText>
        </w:r>
      </w:del>
      <w:del w:id="514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。</w:delText>
        </w:r>
      </w:del>
      <w:del w:id="515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根据集团公司党委会精神，</w:delText>
        </w:r>
      </w:del>
      <w:del w:id="516" w:author="媛的乔" w:date="2026-09-01T17:54:23Z">
        <w:r>
          <w:rPr>
            <w:rFonts w:hint="eastAsia" w:ascii="仿宋_GB2312" w:hAnsi="仿宋_GB2312" w:eastAsia="仿宋_GB2312" w:cs="仿宋_GB2312"/>
            <w:color w:val="000000"/>
            <w:sz w:val="32"/>
            <w:szCs w:val="32"/>
            <w:rPrChange w:id="517" w:author="媛的乔" w:date="2026-09-01T17:09:24Z">
              <w:rPr>
                <w:rFonts w:hint="eastAsia" w:ascii="仿宋_GB2312" w:eastAsia="仿宋_GB2312"/>
                <w:color w:val="000000"/>
                <w:sz w:val="32"/>
                <w:szCs w:val="32"/>
              </w:rPr>
            </w:rPrChange>
          </w:rPr>
          <w:delText>经研究</w:delText>
        </w:r>
      </w:del>
      <w:del w:id="518" w:author="媛的乔" w:date="2026-09-01T17:54:23Z">
        <w:r>
          <w:rPr>
            <w:rFonts w:hint="eastAsia" w:ascii="仿宋_GB2312" w:hAnsi="仿宋_GB2312" w:eastAsia="仿宋_GB2312" w:cs="仿宋_GB2312"/>
            <w:color w:val="000000"/>
            <w:sz w:val="32"/>
            <w:szCs w:val="32"/>
            <w:lang w:eastAsia="zh-CN"/>
            <w:rPrChange w:id="519" w:author="媛的乔" w:date="2026-09-01T17:09:24Z">
              <w:rPr>
                <w:rFonts w:hint="eastAsia" w:ascii="仿宋_GB2312" w:eastAsia="仿宋_GB2312"/>
                <w:color w:val="000000"/>
                <w:sz w:val="32"/>
                <w:szCs w:val="32"/>
                <w:lang w:eastAsia="zh-CN"/>
              </w:rPr>
            </w:rPrChange>
          </w:rPr>
          <w:delText>，</w:delText>
        </w:r>
      </w:del>
      <w:del w:id="520" w:author="媛的乔" w:date="2026-09-01T17:54:23Z">
        <w:r>
          <w:rPr>
            <w:rFonts w:hint="eastAsia" w:ascii="仿宋_GB2312" w:hAnsi="仿宋_GB2312" w:eastAsia="仿宋_GB2312" w:cs="仿宋_GB2312"/>
            <w:color w:val="000000"/>
            <w:sz w:val="32"/>
            <w:szCs w:val="32"/>
            <w:rPrChange w:id="521" w:author="媛的乔" w:date="2026-09-01T17:09:24Z">
              <w:rPr>
                <w:rFonts w:hint="eastAsia" w:ascii="仿宋_GB2312" w:eastAsia="仿宋_GB2312"/>
                <w:color w:val="000000"/>
                <w:sz w:val="32"/>
                <w:szCs w:val="32"/>
              </w:rPr>
            </w:rPrChange>
          </w:rPr>
          <w:delText>决定</w:delText>
        </w:r>
      </w:del>
      <w:del w:id="522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成立杭州西站枢纽文化传播有限公司筹建工作组</w:delText>
        </w:r>
      </w:del>
      <w:del w:id="523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，</w:delText>
        </w:r>
      </w:del>
      <w:del w:id="524" w:author="媛的乔" w:date="2026-09-01T17:54:23Z">
        <w:r>
          <w:rPr>
            <w:rFonts w:hint="eastAsia" w:ascii="仿宋_GB2312" w:hAnsi="仿宋_GB2312" w:eastAsia="仿宋_GB2312" w:cs="仿宋_GB2312"/>
            <w:color w:val="000000"/>
            <w:sz w:val="32"/>
            <w:szCs w:val="32"/>
            <w:rPrChange w:id="525" w:author="媛的乔" w:date="2026-09-01T17:09:24Z">
              <w:rPr>
                <w:rFonts w:hint="eastAsia" w:ascii="仿宋_GB2312" w:eastAsia="仿宋_GB2312"/>
                <w:color w:val="000000"/>
                <w:sz w:val="32"/>
                <w:szCs w:val="32"/>
              </w:rPr>
            </w:rPrChange>
          </w:rPr>
          <w:delText>现将成员名单通知如下：</w:delText>
        </w:r>
      </w:del>
    </w:p>
    <w:p w14:paraId="33CE2A72">
      <w:pPr>
        <w:spacing w:line="560" w:lineRule="exact"/>
        <w:ind w:firstLine="640" w:firstLineChars="200"/>
        <w:rPr>
          <w:del w:id="527" w:author="媛的乔" w:date="2026-09-01T17:54:23Z"/>
          <w:rFonts w:hint="eastAsia" w:ascii="仿宋_GB2312" w:hAnsi="仿宋_GB2312" w:eastAsia="仿宋_GB2312" w:cs="仿宋_GB2312"/>
          <w:color w:val="000000"/>
          <w:w w:val="80"/>
          <w:sz w:val="32"/>
          <w:szCs w:val="32"/>
          <w:rPrChange w:id="528" w:author="媛的乔" w:date="2026-09-01T17:09:24Z">
            <w:rPr>
              <w:del w:id="529" w:author="媛的乔" w:date="2026-09-01T17:54:23Z"/>
              <w:rFonts w:ascii="仿宋_GB2312" w:eastAsia="仿宋_GB2312"/>
              <w:color w:val="000000"/>
              <w:w w:val="80"/>
              <w:sz w:val="32"/>
              <w:szCs w:val="32"/>
            </w:rPr>
          </w:rPrChange>
        </w:rPr>
        <w:pPrChange w:id="526" w:author="媛的乔" w:date="2026-09-01T18:01:02Z">
          <w:pPr>
            <w:spacing w:line="600" w:lineRule="exact"/>
            <w:ind w:firstLine="640" w:firstLineChars="200"/>
          </w:pPr>
        </w:pPrChange>
      </w:pPr>
      <w:del w:id="530" w:author="媛的乔" w:date="2026-09-01T17:54:23Z">
        <w:r>
          <w:rPr>
            <w:rFonts w:hint="eastAsia" w:ascii="仿宋_GB2312" w:hAnsi="仿宋_GB2312" w:eastAsia="仿宋_GB2312" w:cs="仿宋_GB2312"/>
            <w:color w:val="000000"/>
            <w:w w:val="100"/>
            <w:sz w:val="32"/>
            <w:szCs w:val="32"/>
            <w:rPrChange w:id="531" w:author="媛的乔" w:date="2026-09-01T17:09:24Z">
              <w:rPr>
                <w:rFonts w:hint="eastAsia" w:ascii="黑体" w:hAnsi="黑体" w:eastAsia="黑体"/>
                <w:color w:val="000000"/>
                <w:w w:val="100"/>
                <w:sz w:val="32"/>
                <w:szCs w:val="32"/>
              </w:rPr>
            </w:rPrChange>
          </w:rPr>
          <w:delText>组  长：</w:delText>
        </w:r>
      </w:del>
      <w:del w:id="532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孙斌 交通开发公司</w:delText>
        </w:r>
      </w:del>
      <w:del w:id="533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  <w:lang w:val="en-US" w:eastAsia="zh-CN"/>
          </w:rPr>
          <w:delText xml:space="preserve"> </w:delText>
        </w:r>
      </w:del>
      <w:del w:id="534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党委书记、董事长</w:delText>
        </w:r>
      </w:del>
    </w:p>
    <w:p w14:paraId="586815A9">
      <w:pPr>
        <w:spacing w:line="560" w:lineRule="exact"/>
        <w:ind w:firstLine="640" w:firstLineChars="200"/>
        <w:jc w:val="left"/>
        <w:rPr>
          <w:del w:id="536" w:author="媛的乔" w:date="2026-09-01T17:54:23Z"/>
          <w:rFonts w:hint="eastAsia" w:ascii="仿宋_GB2312" w:hAnsi="仿宋_GB2312" w:eastAsia="仿宋_GB2312" w:cs="仿宋_GB2312"/>
          <w:spacing w:val="-20"/>
          <w:w w:val="99"/>
          <w:sz w:val="32"/>
          <w:szCs w:val="32"/>
        </w:rPr>
        <w:pPrChange w:id="535" w:author="媛的乔" w:date="2026-09-01T18:01:02Z">
          <w:pPr>
            <w:spacing w:line="600" w:lineRule="exact"/>
            <w:ind w:firstLine="640" w:firstLineChars="200"/>
            <w:jc w:val="left"/>
          </w:pPr>
        </w:pPrChange>
      </w:pPr>
      <w:del w:id="537" w:author="媛的乔" w:date="2026-09-01T17:54:23Z">
        <w:r>
          <w:rPr>
            <w:rFonts w:hint="eastAsia" w:ascii="仿宋_GB2312" w:hAnsi="仿宋_GB2312" w:eastAsia="仿宋_GB2312" w:cs="仿宋_GB2312"/>
            <w:color w:val="000000"/>
            <w:w w:val="100"/>
            <w:sz w:val="32"/>
            <w:szCs w:val="32"/>
            <w:rPrChange w:id="538" w:author="媛的乔" w:date="2026-09-01T17:09:24Z">
              <w:rPr>
                <w:rFonts w:hint="eastAsia" w:ascii="黑体" w:hAnsi="黑体" w:eastAsia="黑体"/>
                <w:color w:val="000000"/>
                <w:w w:val="100"/>
                <w:sz w:val="32"/>
                <w:szCs w:val="32"/>
              </w:rPr>
            </w:rPrChange>
          </w:rPr>
          <w:delText>副组长：</w:delText>
        </w:r>
      </w:del>
      <w:del w:id="539" w:author="媛的乔" w:date="2026-09-01T17:54:23Z">
        <w:r>
          <w:rPr>
            <w:rFonts w:hint="eastAsia" w:ascii="仿宋_GB2312" w:hAnsi="仿宋_GB2312" w:eastAsia="仿宋_GB2312" w:cs="仿宋_GB2312"/>
            <w:spacing w:val="0"/>
            <w:w w:val="100"/>
            <w:sz w:val="32"/>
            <w:szCs w:val="32"/>
          </w:rPr>
          <w:delText xml:space="preserve">沈佳 </w:delText>
        </w:r>
      </w:del>
      <w:del w:id="540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交通开发公司</w:delText>
        </w:r>
      </w:del>
      <w:del w:id="541" w:author="媛的乔" w:date="2026-09-01T17:54:23Z">
        <w:r>
          <w:rPr>
            <w:rFonts w:hint="eastAsia" w:ascii="仿宋_GB2312" w:hAnsi="仿宋_GB2312" w:eastAsia="仿宋_GB2312" w:cs="仿宋_GB2312"/>
            <w:spacing w:val="-20"/>
            <w:w w:val="99"/>
            <w:sz w:val="32"/>
            <w:szCs w:val="32"/>
            <w:lang w:val="en-US" w:eastAsia="zh-CN"/>
          </w:rPr>
          <w:delText xml:space="preserve"> </w:delText>
        </w:r>
      </w:del>
      <w:del w:id="542" w:author="媛的乔" w:date="2026-09-01T17:54:23Z">
        <w:r>
          <w:rPr>
            <w:rFonts w:hint="eastAsia" w:ascii="仿宋_GB2312" w:hAnsi="仿宋_GB2312" w:eastAsia="仿宋_GB2312" w:cs="仿宋_GB2312"/>
            <w:spacing w:val="0"/>
            <w:w w:val="100"/>
            <w:sz w:val="32"/>
            <w:szCs w:val="32"/>
          </w:rPr>
          <w:delText>总</w:delText>
        </w:r>
      </w:del>
      <w:del w:id="543" w:author="媛的乔" w:date="2026-09-01T17:54:23Z">
        <w:r>
          <w:rPr>
            <w:rFonts w:hint="eastAsia" w:ascii="仿宋_GB2312" w:hAnsi="仿宋_GB2312" w:eastAsia="仿宋_GB2312" w:cs="仿宋_GB2312"/>
            <w:spacing w:val="-20"/>
            <w:w w:val="99"/>
            <w:sz w:val="32"/>
            <w:szCs w:val="32"/>
          </w:rPr>
          <w:delText>经理助理、风控管理部部长</w:delText>
        </w:r>
      </w:del>
    </w:p>
    <w:p w14:paraId="2D0F91BB">
      <w:pPr>
        <w:spacing w:line="560" w:lineRule="exact"/>
        <w:ind w:firstLine="640" w:firstLineChars="200"/>
        <w:jc w:val="left"/>
        <w:rPr>
          <w:del w:id="545" w:author="媛的乔" w:date="2026-09-01T17:54:23Z"/>
          <w:rFonts w:hint="eastAsia" w:ascii="仿宋_GB2312" w:hAnsi="仿宋_GB2312" w:eastAsia="仿宋_GB2312" w:cs="仿宋_GB2312"/>
          <w:w w:val="100"/>
          <w:sz w:val="32"/>
          <w:szCs w:val="32"/>
        </w:rPr>
        <w:pPrChange w:id="544" w:author="媛的乔" w:date="2026-09-01T18:01:02Z">
          <w:pPr>
            <w:spacing w:line="600" w:lineRule="exact"/>
            <w:ind w:firstLine="640" w:firstLineChars="200"/>
            <w:jc w:val="left"/>
          </w:pPr>
        </w:pPrChange>
      </w:pPr>
      <w:del w:id="546" w:author="媛的乔" w:date="2026-09-01T17:54:23Z">
        <w:r>
          <w:rPr>
            <w:rFonts w:hint="eastAsia" w:ascii="仿宋_GB2312" w:hAnsi="仿宋_GB2312" w:eastAsia="仿宋_GB2312" w:cs="仿宋_GB2312"/>
            <w:color w:val="000000"/>
            <w:w w:val="100"/>
            <w:sz w:val="32"/>
            <w:szCs w:val="32"/>
            <w:rPrChange w:id="547" w:author="媛的乔" w:date="2026-09-01T17:09:24Z">
              <w:rPr>
                <w:rFonts w:hint="eastAsia" w:ascii="黑体" w:hAnsi="黑体" w:eastAsia="黑体"/>
                <w:color w:val="000000"/>
                <w:w w:val="100"/>
                <w:sz w:val="32"/>
                <w:szCs w:val="32"/>
              </w:rPr>
            </w:rPrChange>
          </w:rPr>
          <w:delText>成  员：</w:delText>
        </w:r>
      </w:del>
      <w:del w:id="548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谭</w:delText>
        </w:r>
      </w:del>
      <w:ins w:id="549" w:author="谭捷" w:date="2021-07-14T16:38:51Z">
        <w:del w:id="550" w:author="媛的乔" w:date="2026-09-01T17:54:23Z">
          <w:r>
            <w:rPr>
              <w:rFonts w:hint="eastAsia" w:ascii="仿宋_GB2312" w:hAnsi="仿宋_GB2312" w:eastAsia="仿宋_GB2312" w:cs="仿宋_GB2312"/>
              <w:w w:val="100"/>
              <w:sz w:val="32"/>
              <w:szCs w:val="32"/>
              <w:lang w:val="en-US" w:eastAsia="zh-CN"/>
            </w:rPr>
            <w:delText xml:space="preserve">  </w:delText>
          </w:r>
        </w:del>
      </w:ins>
      <w:del w:id="551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捷 交通开发公司</w:delText>
        </w:r>
      </w:del>
      <w:del w:id="552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  <w:lang w:val="en-US" w:eastAsia="zh-CN"/>
          </w:rPr>
          <w:delText xml:space="preserve"> </w:delText>
        </w:r>
      </w:del>
      <w:ins w:id="553" w:author="谭捷" w:date="2021-07-14T16:39:14Z">
        <w:del w:id="554" w:author="媛的乔" w:date="2026-09-01T17:54:23Z">
          <w:r>
            <w:rPr>
              <w:rFonts w:hint="eastAsia" w:ascii="仿宋_GB2312" w:hAnsi="仿宋_GB2312" w:eastAsia="仿宋_GB2312" w:cs="仿宋_GB2312"/>
              <w:w w:val="100"/>
              <w:sz w:val="32"/>
              <w:szCs w:val="32"/>
              <w:lang w:val="en-US" w:eastAsia="zh-CN"/>
            </w:rPr>
            <w:delText>综合</w:delText>
          </w:r>
        </w:del>
      </w:ins>
      <w:del w:id="555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办公室副主任</w:delText>
        </w:r>
      </w:del>
    </w:p>
    <w:p w14:paraId="5706C9E9">
      <w:pPr>
        <w:spacing w:line="560" w:lineRule="exact"/>
        <w:ind w:firstLine="640" w:firstLineChars="200"/>
        <w:jc w:val="left"/>
        <w:rPr>
          <w:del w:id="557" w:author="媛的乔" w:date="2026-09-01T17:54:23Z"/>
          <w:rFonts w:hint="eastAsia" w:ascii="仿宋_GB2312" w:hAnsi="仿宋_GB2312" w:eastAsia="仿宋_GB2312" w:cs="仿宋_GB2312"/>
          <w:w w:val="100"/>
          <w:sz w:val="32"/>
          <w:szCs w:val="32"/>
        </w:rPr>
        <w:pPrChange w:id="556" w:author="媛的乔" w:date="2026-09-01T18:01:02Z">
          <w:pPr>
            <w:spacing w:line="600" w:lineRule="exact"/>
            <w:ind w:firstLine="1600" w:firstLineChars="500"/>
            <w:jc w:val="left"/>
          </w:pPr>
        </w:pPrChange>
      </w:pPr>
      <w:del w:id="558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黄俊杰 交通开发公司</w:delText>
        </w:r>
      </w:del>
      <w:del w:id="559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  <w:lang w:val="en-US" w:eastAsia="zh-CN"/>
          </w:rPr>
          <w:delText xml:space="preserve"> </w:delText>
        </w:r>
      </w:del>
      <w:del w:id="560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风控管理部副部长</w:delText>
        </w:r>
      </w:del>
    </w:p>
    <w:p w14:paraId="0BA3D273">
      <w:pPr>
        <w:spacing w:line="560" w:lineRule="exact"/>
        <w:ind w:firstLine="640" w:firstLineChars="200"/>
        <w:jc w:val="left"/>
        <w:rPr>
          <w:del w:id="562" w:author="媛的乔" w:date="2026-09-01T17:54:23Z"/>
          <w:rFonts w:hint="eastAsia" w:ascii="仿宋_GB2312" w:hAnsi="仿宋_GB2312" w:eastAsia="仿宋_GB2312" w:cs="仿宋_GB2312"/>
          <w:w w:val="100"/>
          <w:sz w:val="32"/>
          <w:szCs w:val="32"/>
        </w:rPr>
        <w:pPrChange w:id="561" w:author="媛的乔" w:date="2026-09-01T18:01:02Z">
          <w:pPr>
            <w:spacing w:line="600" w:lineRule="exact"/>
            <w:ind w:firstLine="1600" w:firstLineChars="500"/>
            <w:jc w:val="left"/>
          </w:pPr>
        </w:pPrChange>
      </w:pPr>
      <w:del w:id="563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王兰儿 交通开发公司</w:delText>
        </w:r>
      </w:del>
      <w:del w:id="564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  <w:lang w:val="en-US" w:eastAsia="zh-CN"/>
          </w:rPr>
          <w:delText xml:space="preserve"> </w:delText>
        </w:r>
      </w:del>
      <w:del w:id="565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风控管理部主管</w:delText>
        </w:r>
      </w:del>
    </w:p>
    <w:p w14:paraId="3A24F87E">
      <w:pPr>
        <w:spacing w:line="560" w:lineRule="exact"/>
        <w:ind w:firstLine="640" w:firstLineChars="200"/>
        <w:jc w:val="left"/>
        <w:rPr>
          <w:del w:id="567" w:author="媛的乔" w:date="2026-09-01T17:54:23Z"/>
          <w:rFonts w:hint="eastAsia" w:ascii="仿宋_GB2312" w:hAnsi="仿宋_GB2312" w:eastAsia="仿宋_GB2312" w:cs="仿宋_GB2312"/>
          <w:w w:val="100"/>
          <w:sz w:val="32"/>
          <w:szCs w:val="32"/>
        </w:rPr>
        <w:pPrChange w:id="566" w:author="媛的乔" w:date="2026-09-01T18:01:02Z">
          <w:pPr>
            <w:spacing w:line="600" w:lineRule="exact"/>
            <w:ind w:firstLine="1600" w:firstLineChars="500"/>
            <w:jc w:val="left"/>
          </w:pPr>
        </w:pPrChange>
      </w:pPr>
      <w:del w:id="568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郎玮杰 交通开发公司</w:delText>
        </w:r>
      </w:del>
      <w:del w:id="569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  <w:lang w:val="en-US" w:eastAsia="zh-CN"/>
          </w:rPr>
          <w:delText xml:space="preserve"> </w:delText>
        </w:r>
      </w:del>
      <w:del w:id="570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资产管理部主管</w:delText>
        </w:r>
      </w:del>
    </w:p>
    <w:p w14:paraId="1CA003B0">
      <w:pPr>
        <w:spacing w:line="560" w:lineRule="exact"/>
        <w:ind w:firstLine="640" w:firstLineChars="200"/>
        <w:jc w:val="left"/>
        <w:rPr>
          <w:del w:id="572" w:author="媛的乔" w:date="2026-09-01T17:54:23Z"/>
          <w:rFonts w:hint="eastAsia" w:ascii="仿宋_GB2312" w:hAnsi="仿宋_GB2312" w:eastAsia="仿宋_GB2312" w:cs="仿宋_GB2312"/>
          <w:w w:val="100"/>
          <w:sz w:val="32"/>
          <w:szCs w:val="32"/>
        </w:rPr>
        <w:pPrChange w:id="571" w:author="媛的乔" w:date="2026-09-01T18:01:02Z">
          <w:pPr>
            <w:spacing w:line="600" w:lineRule="exact"/>
            <w:ind w:firstLine="1600" w:firstLineChars="500"/>
            <w:jc w:val="left"/>
          </w:pPr>
        </w:pPrChange>
      </w:pPr>
      <w:del w:id="573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严夏香 西站枢纽公司</w:delText>
        </w:r>
      </w:del>
      <w:del w:id="574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  <w:lang w:val="en-US" w:eastAsia="zh-CN"/>
          </w:rPr>
          <w:delText xml:space="preserve"> </w:delText>
        </w:r>
      </w:del>
      <w:del w:id="575" w:author="媛的乔" w:date="2026-09-01T17:54:23Z">
        <w:r>
          <w:rPr>
            <w:rFonts w:hint="eastAsia" w:ascii="仿宋_GB2312" w:hAnsi="仿宋_GB2312" w:eastAsia="仿宋_GB2312" w:cs="仿宋_GB2312"/>
            <w:w w:val="100"/>
            <w:sz w:val="32"/>
            <w:szCs w:val="32"/>
          </w:rPr>
          <w:delText>铁路项目部主管</w:delText>
        </w:r>
      </w:del>
    </w:p>
    <w:p w14:paraId="2D02106F">
      <w:pPr>
        <w:spacing w:line="560" w:lineRule="exact"/>
        <w:ind w:firstLine="640" w:firstLineChars="200"/>
        <w:jc w:val="left"/>
        <w:rPr>
          <w:del w:id="577" w:author="媛的乔" w:date="2026-09-01T17:54:23Z"/>
          <w:rFonts w:ascii="仿宋_GB2312" w:hAnsi="仿宋_GB2312" w:eastAsia="仿宋_GB2312" w:cs="仿宋_GB2312"/>
          <w:sz w:val="32"/>
          <w:szCs w:val="32"/>
        </w:rPr>
        <w:pPrChange w:id="576" w:author="媛的乔" w:date="2026-09-01T18:01:02Z">
          <w:pPr>
            <w:spacing w:line="600" w:lineRule="exact"/>
            <w:ind w:firstLine="640" w:firstLineChars="200"/>
            <w:jc w:val="left"/>
          </w:pPr>
        </w:pPrChange>
      </w:pPr>
      <w:del w:id="578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筹建工作组由交通开发公司与西站枢纽公司共同</w:delText>
        </w:r>
      </w:del>
      <w:del w:id="579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组成</w:delText>
        </w:r>
      </w:del>
      <w:del w:id="580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，</w:delText>
        </w:r>
      </w:del>
      <w:del w:id="581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具体</w:delText>
        </w:r>
      </w:del>
      <w:del w:id="582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负责西站枢纽文化公司的筹建准备工作，筹建期</w:delText>
        </w:r>
      </w:del>
      <w:del w:id="583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拟定为</w:delText>
        </w:r>
      </w:del>
      <w:del w:id="584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3个月，主要工作内容</w:delText>
        </w:r>
      </w:del>
      <w:del w:id="585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如下</w:delText>
        </w:r>
      </w:del>
      <w:del w:id="586" w:author="媛的乔" w:date="2026-09-01T17:54:23Z">
        <w:r>
          <w:rPr>
            <w:rFonts w:hint="eastAsia" w:ascii="仿宋_GB2312" w:hAnsi="仿宋_GB2312" w:eastAsia="仿宋_GB2312" w:cs="仿宋_GB2312"/>
            <w:sz w:val="32"/>
            <w:szCs w:val="32"/>
          </w:rPr>
          <w:delText>：</w:delText>
        </w:r>
      </w:del>
    </w:p>
    <w:p w14:paraId="74FE8C51">
      <w:pPr>
        <w:numPr>
          <w:ilvl w:val="-1"/>
          <w:numId w:val="0"/>
        </w:numPr>
        <w:spacing w:line="560" w:lineRule="exact"/>
        <w:ind w:firstLine="588" w:firstLineChars="200"/>
        <w:jc w:val="left"/>
        <w:rPr>
          <w:del w:id="588" w:author="媛的乔" w:date="2026-09-01T17:54:23Z"/>
          <w:rFonts w:ascii="仿宋_GB2312" w:hAnsi="仿宋_GB2312" w:eastAsia="仿宋_GB2312" w:cs="仿宋_GB2312"/>
          <w:sz w:val="32"/>
          <w:szCs w:val="32"/>
        </w:rPr>
        <w:pPrChange w:id="587" w:author="媛的乔" w:date="2026-09-01T18:01:02Z">
          <w:pPr>
            <w:numPr>
              <w:ilvl w:val="0"/>
              <w:numId w:val="3"/>
            </w:numPr>
            <w:spacing w:line="600" w:lineRule="exact"/>
            <w:ind w:firstLine="588" w:firstLineChars="200"/>
            <w:jc w:val="left"/>
          </w:pPr>
        </w:pPrChange>
      </w:pPr>
      <w:del w:id="589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</w:rPr>
          <w:delText>寻找行业对标公司以及站城T</w:delText>
        </w:r>
      </w:del>
      <w:del w:id="590" w:author="媛的乔" w:date="2026-09-01T17:54:23Z">
        <w:r>
          <w:rPr>
            <w:rFonts w:ascii="仿宋_GB2312" w:hAnsi="仿宋_GB2312" w:eastAsia="仿宋_GB2312" w:cs="仿宋_GB2312"/>
            <w:w w:val="92"/>
            <w:sz w:val="32"/>
            <w:szCs w:val="32"/>
          </w:rPr>
          <w:delText>OD</w:delText>
        </w:r>
      </w:del>
      <w:del w:id="591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</w:rPr>
          <w:delText>项目，开展深度调研学习</w:delText>
        </w:r>
      </w:del>
      <w:del w:id="592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  <w:lang w:eastAsia="zh-CN"/>
          </w:rPr>
          <w:delText>；</w:delText>
        </w:r>
      </w:del>
      <w:ins w:id="593" w:author="谭捷" w:date="2021-07-14T16:39:56Z">
        <w:del w:id="594" w:author="媛的乔" w:date="2026-09-01T17:54:23Z">
          <w:r>
            <w:rPr>
              <w:rFonts w:hint="eastAsia" w:ascii="仿宋_GB2312" w:hAnsi="仿宋_GB2312" w:eastAsia="仿宋_GB2312" w:cs="仿宋_GB2312"/>
              <w:w w:val="92"/>
              <w:sz w:val="32"/>
              <w:szCs w:val="32"/>
              <w:lang w:eastAsia="zh-CN"/>
            </w:rPr>
            <w:delText>。</w:delText>
          </w:r>
        </w:del>
      </w:ins>
    </w:p>
    <w:p w14:paraId="1AD2EE67">
      <w:pPr>
        <w:numPr>
          <w:ilvl w:val="-1"/>
          <w:numId w:val="0"/>
        </w:numPr>
        <w:spacing w:line="560" w:lineRule="exact"/>
        <w:ind w:firstLine="588" w:firstLineChars="200"/>
        <w:jc w:val="left"/>
        <w:rPr>
          <w:del w:id="596" w:author="媛的乔" w:date="2026-09-01T17:54:23Z"/>
          <w:rFonts w:hint="eastAsia" w:ascii="仿宋_GB2312" w:hAnsi="仿宋_GB2312" w:eastAsia="仿宋_GB2312" w:cs="仿宋_GB2312"/>
          <w:w w:val="92"/>
          <w:sz w:val="32"/>
          <w:szCs w:val="32"/>
        </w:rPr>
        <w:pPrChange w:id="595" w:author="媛的乔" w:date="2026-09-01T18:01:02Z">
          <w:pPr>
            <w:numPr>
              <w:ilvl w:val="0"/>
              <w:numId w:val="3"/>
            </w:numPr>
            <w:spacing w:line="600" w:lineRule="exact"/>
            <w:ind w:firstLine="588" w:firstLineChars="200"/>
            <w:jc w:val="left"/>
          </w:pPr>
        </w:pPrChange>
      </w:pPr>
      <w:del w:id="597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</w:rPr>
          <w:delText>制定西站枢纽文化公司的主营业务开展计划。</w:delText>
        </w:r>
      </w:del>
      <w:del w:id="598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  <w:lang w:eastAsia="zh-CN"/>
          </w:rPr>
          <w:delText>；</w:delText>
        </w:r>
      </w:del>
    </w:p>
    <w:p w14:paraId="0DAA790D">
      <w:pPr>
        <w:numPr>
          <w:ilvl w:val="-1"/>
          <w:numId w:val="0"/>
        </w:numPr>
        <w:spacing w:line="560" w:lineRule="exact"/>
        <w:ind w:firstLine="588" w:firstLineChars="200"/>
        <w:jc w:val="left"/>
        <w:rPr>
          <w:del w:id="600" w:author="媛的乔" w:date="2026-09-01T17:54:23Z"/>
          <w:rFonts w:hint="eastAsia" w:ascii="仿宋_GB2312" w:hAnsi="仿宋_GB2312" w:eastAsia="仿宋_GB2312" w:cs="仿宋_GB2312"/>
          <w:w w:val="92"/>
          <w:sz w:val="32"/>
          <w:szCs w:val="32"/>
        </w:rPr>
        <w:pPrChange w:id="599" w:author="媛的乔" w:date="2026-09-01T18:01:02Z">
          <w:pPr>
            <w:numPr>
              <w:ilvl w:val="-1"/>
              <w:numId w:val="0"/>
            </w:numPr>
            <w:spacing w:line="600" w:lineRule="exact"/>
            <w:ind w:firstLine="588" w:firstLineChars="200"/>
            <w:jc w:val="left"/>
          </w:pPr>
        </w:pPrChange>
      </w:pPr>
      <w:del w:id="601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  <w:lang w:val="en-US" w:eastAsia="zh-CN"/>
          </w:rPr>
          <w:delText>3、</w:delText>
        </w:r>
      </w:del>
      <w:del w:id="602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</w:rPr>
          <w:delText>优化《可行性研究报告》</w:delText>
        </w:r>
      </w:del>
      <w:del w:id="603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  <w:lang w:eastAsia="zh-CN"/>
          </w:rPr>
          <w:delText>；</w:delText>
        </w:r>
      </w:del>
      <w:ins w:id="604" w:author="谭捷" w:date="2021-07-14T16:40:02Z">
        <w:del w:id="605" w:author="媛的乔" w:date="2026-09-01T17:54:23Z">
          <w:r>
            <w:rPr>
              <w:rFonts w:hint="eastAsia" w:ascii="仿宋_GB2312" w:hAnsi="仿宋_GB2312" w:eastAsia="仿宋_GB2312" w:cs="仿宋_GB2312"/>
              <w:w w:val="92"/>
              <w:sz w:val="32"/>
              <w:szCs w:val="32"/>
              <w:lang w:eastAsia="zh-CN"/>
            </w:rPr>
            <w:delText>。</w:delText>
          </w:r>
        </w:del>
      </w:ins>
    </w:p>
    <w:p w14:paraId="70C3F9A8">
      <w:pPr>
        <w:numPr>
          <w:ilvl w:val="-1"/>
          <w:numId w:val="0"/>
        </w:numPr>
        <w:spacing w:line="560" w:lineRule="exact"/>
        <w:ind w:firstLine="588" w:firstLineChars="200"/>
        <w:jc w:val="left"/>
        <w:rPr>
          <w:del w:id="607" w:author="媛的乔" w:date="2026-09-01T17:54:23Z"/>
          <w:rFonts w:hint="eastAsia" w:ascii="仿宋_GB2312" w:hAnsi="仿宋_GB2312" w:eastAsia="仿宋_GB2312" w:cs="仿宋_GB2312"/>
          <w:w w:val="92"/>
          <w:sz w:val="32"/>
          <w:szCs w:val="32"/>
        </w:rPr>
        <w:pPrChange w:id="606" w:author="媛的乔" w:date="2026-09-01T18:01:02Z">
          <w:pPr>
            <w:numPr>
              <w:ilvl w:val="-1"/>
              <w:numId w:val="0"/>
            </w:numPr>
            <w:spacing w:line="600" w:lineRule="exact"/>
            <w:ind w:firstLine="588" w:firstLineChars="200"/>
            <w:jc w:val="left"/>
          </w:pPr>
        </w:pPrChange>
      </w:pPr>
      <w:del w:id="608" w:author="媛的乔" w:date="2026-09-01T17:54:23Z">
        <w:r>
          <w:rPr>
            <w:rFonts w:hint="eastAsia" w:ascii="仿宋_GB2312" w:hAnsi="仿宋_GB2312" w:eastAsia="仿宋_GB2312" w:cs="仿宋_GB2312"/>
            <w:spacing w:val="0"/>
            <w:w w:val="92"/>
            <w:sz w:val="32"/>
            <w:szCs w:val="32"/>
            <w:lang w:val="en-US" w:eastAsia="zh-CN"/>
          </w:rPr>
          <w:delText>4、</w:delText>
        </w:r>
      </w:del>
      <w:del w:id="609" w:author="媛的乔" w:date="2026-09-01T17:54:23Z">
        <w:r>
          <w:rPr>
            <w:rFonts w:hint="eastAsia" w:ascii="仿宋_GB2312" w:hAnsi="仿宋_GB2312" w:eastAsia="仿宋_GB2312" w:cs="仿宋_GB2312"/>
            <w:w w:val="92"/>
            <w:sz w:val="32"/>
            <w:szCs w:val="32"/>
          </w:rPr>
          <w:delText>完成西站枢纽文化公司工商登记预核名等公司成立流程。</w:delText>
        </w:r>
      </w:del>
    </w:p>
    <w:p w14:paraId="100997EF">
      <w:pPr>
        <w:spacing w:line="560" w:lineRule="exact"/>
        <w:ind w:firstLine="640" w:firstLineChars="200"/>
        <w:rPr>
          <w:del w:id="611" w:author="媛的乔" w:date="2026-09-01T17:54:23Z"/>
          <w:rFonts w:hint="eastAsia" w:ascii="仿宋_GB2312" w:hAnsi="仿宋_GB2312" w:eastAsia="仿宋_GB2312" w:cs="仿宋_GB2312"/>
          <w:color w:val="000000"/>
          <w:sz w:val="32"/>
          <w:szCs w:val="32"/>
          <w:rPrChange w:id="612" w:author="媛的乔" w:date="2026-09-01T17:09:24Z">
            <w:rPr>
              <w:del w:id="613" w:author="媛的乔" w:date="2026-09-01T17:54:23Z"/>
              <w:rFonts w:ascii="仿宋_GB2312" w:eastAsia="仿宋_GB2312"/>
              <w:color w:val="000000"/>
              <w:sz w:val="32"/>
              <w:szCs w:val="32"/>
            </w:rPr>
          </w:rPrChange>
        </w:rPr>
        <w:pPrChange w:id="610" w:author="媛的乔" w:date="2026-09-01T18:01:02Z">
          <w:pPr>
            <w:spacing w:line="600" w:lineRule="exact"/>
            <w:ind w:firstLine="640" w:firstLineChars="200"/>
          </w:pPr>
        </w:pPrChange>
      </w:pPr>
      <w:del w:id="614" w:author="媛的乔" w:date="2026-09-01T17:54:23Z">
        <w:r>
          <w:rPr>
            <w:rFonts w:hint="eastAsia" w:ascii="仿宋_GB2312" w:hAnsi="仿宋_GB2312" w:eastAsia="仿宋_GB2312" w:cs="仿宋_GB2312"/>
            <w:color w:val="000000"/>
            <w:sz w:val="32"/>
            <w:szCs w:val="32"/>
            <w:rPrChange w:id="615" w:author="媛的乔" w:date="2026-09-01T17:09:24Z">
              <w:rPr>
                <w:rFonts w:hint="eastAsia" w:ascii="仿宋_GB2312" w:eastAsia="仿宋_GB2312"/>
                <w:color w:val="000000"/>
                <w:sz w:val="32"/>
                <w:szCs w:val="32"/>
              </w:rPr>
            </w:rPrChange>
          </w:rPr>
          <w:delText>特此通知。</w:delText>
        </w:r>
      </w:del>
    </w:p>
    <w:p w14:paraId="1B350145">
      <w:pPr>
        <w:spacing w:line="560" w:lineRule="exact"/>
        <w:ind w:right="0" w:firstLine="640" w:firstLineChars="200"/>
        <w:jc w:val="left"/>
        <w:rPr>
          <w:rFonts w:ascii="仿宋_GB2312" w:eastAsia="仿宋_GB2312"/>
          <w:color w:val="000000"/>
          <w:sz w:val="32"/>
          <w:szCs w:val="32"/>
        </w:rPr>
        <w:pPrChange w:id="616" w:author="媛的乔" w:date="2026-09-01T18:01:02Z">
          <w:pPr>
            <w:spacing w:line="560" w:lineRule="exact"/>
            <w:ind w:right="640"/>
            <w:jc w:val="right"/>
          </w:pPr>
        </w:pPrChange>
      </w:pPr>
    </w:p>
    <w:p w14:paraId="2B534589">
      <w:pPr>
        <w:spacing w:line="560" w:lineRule="exact"/>
        <w:ind w:right="640"/>
        <w:jc w:val="right"/>
        <w:rPr>
          <w:ins w:id="617" w:author="媛的乔" w:date="2026-09-01T18:01:06Z"/>
          <w:rFonts w:ascii="仿宋_GB2312" w:eastAsia="仿宋_GB2312"/>
          <w:color w:val="000000"/>
          <w:sz w:val="32"/>
          <w:szCs w:val="32"/>
        </w:rPr>
      </w:pPr>
    </w:p>
    <w:p w14:paraId="3157E382">
      <w:pPr>
        <w:spacing w:line="560" w:lineRule="exact"/>
        <w:ind w:right="640"/>
        <w:jc w:val="right"/>
        <w:rPr>
          <w:rFonts w:ascii="仿宋_GB2312" w:eastAsia="仿宋_GB2312"/>
          <w:color w:val="000000"/>
          <w:sz w:val="32"/>
          <w:szCs w:val="32"/>
        </w:rPr>
      </w:pPr>
    </w:p>
    <w:p w14:paraId="24211781">
      <w:pPr>
        <w:spacing w:line="560" w:lineRule="exact"/>
        <w:jc w:val="center"/>
        <w:rPr>
          <w:ins w:id="618" w:author="媛的乔" w:date="2026-09-01T09:58:47Z"/>
          <w:rFonts w:hint="eastAsia"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 xml:space="preserve">           </w:t>
      </w:r>
      <w:del w:id="619" w:author="媛的乔" w:date="2026-09-01T09:58:52Z">
        <w:r>
          <w:rPr>
            <w:rFonts w:hint="eastAsia" w:ascii="仿宋_GB2312" w:eastAsia="仿宋_GB2312"/>
            <w:color w:val="000000"/>
            <w:sz w:val="32"/>
            <w:szCs w:val="32"/>
          </w:rPr>
          <w:delText xml:space="preserve">   </w:delText>
        </w:r>
      </w:del>
      <w:del w:id="620" w:author="媛的乔" w:date="2026-09-01T09:58:51Z">
        <w:r>
          <w:rPr>
            <w:rFonts w:hint="eastAsia" w:ascii="仿宋_GB2312" w:eastAsia="仿宋_GB2312"/>
            <w:color w:val="000000"/>
            <w:sz w:val="32"/>
            <w:szCs w:val="32"/>
          </w:rPr>
          <w:delText xml:space="preserve">  </w:delText>
        </w:r>
      </w:del>
      <w:del w:id="621" w:author="媛的乔" w:date="2026-09-01T09:58:50Z">
        <w:r>
          <w:rPr>
            <w:rFonts w:hint="eastAsia" w:ascii="仿宋_GB2312" w:eastAsia="仿宋_GB2312"/>
            <w:color w:val="000000"/>
            <w:sz w:val="32"/>
            <w:szCs w:val="32"/>
          </w:rPr>
          <w:delText xml:space="preserve">   </w:delText>
        </w:r>
      </w:del>
      <w:del w:id="622" w:author="媛的乔" w:date="2026-09-01T09:58:49Z">
        <w:r>
          <w:rPr>
            <w:rFonts w:hint="eastAsia" w:ascii="仿宋_GB2312" w:eastAsia="仿宋_GB2312"/>
            <w:color w:val="000000"/>
            <w:sz w:val="32"/>
            <w:szCs w:val="32"/>
          </w:rPr>
          <w:delText xml:space="preserve"> </w:delText>
        </w:r>
      </w:del>
      <w:ins w:id="623" w:author="媛的乔" w:date="2026-09-01T09:58:47Z">
        <w:r>
          <w:rPr>
            <w:rFonts w:hint="eastAsia" w:ascii="仿宋_GB2312" w:eastAsia="仿宋_GB2312"/>
            <w:color w:val="000000"/>
            <w:sz w:val="32"/>
            <w:szCs w:val="32"/>
          </w:rPr>
          <w:t>中共杭州市交通投资集团有限公司机关委员会</w:t>
        </w:r>
      </w:ins>
    </w:p>
    <w:p w14:paraId="61052D4D">
      <w:pPr>
        <w:spacing w:line="560" w:lineRule="exact"/>
        <w:jc w:val="center"/>
        <w:rPr>
          <w:rFonts w:hint="eastAsia" w:ascii="仿宋_GB2312" w:eastAsia="仿宋_GB2312"/>
          <w:color w:val="000000"/>
          <w:sz w:val="32"/>
          <w:szCs w:val="32"/>
          <w:lang w:eastAsia="zh-CN"/>
        </w:rPr>
      </w:pPr>
      <w:ins w:id="624" w:author="媛的乔" w:date="2026-09-01T09:58:58Z">
        <w:r>
          <w:rPr>
            <w:rFonts w:hint="eastAsia" w:ascii="仿宋_GB2312" w:eastAsia="仿宋_GB2312"/>
            <w:color w:val="000000"/>
            <w:sz w:val="32"/>
            <w:szCs w:val="32"/>
            <w:lang w:val="en-US" w:eastAsia="zh-CN"/>
          </w:rPr>
          <w:t xml:space="preserve"> </w:t>
        </w:r>
      </w:ins>
      <w:ins w:id="625" w:author="媛的乔" w:date="2026-09-01T09:58:59Z">
        <w:r>
          <w:rPr>
            <w:rFonts w:hint="eastAsia" w:ascii="仿宋_GB2312" w:eastAsia="仿宋_GB2312"/>
            <w:color w:val="000000"/>
            <w:sz w:val="32"/>
            <w:szCs w:val="32"/>
            <w:lang w:val="en-US" w:eastAsia="zh-CN"/>
          </w:rPr>
          <w:t xml:space="preserve"> </w:t>
        </w:r>
      </w:ins>
      <w:ins w:id="626" w:author="媛的乔" w:date="2026-09-01T10:11:11Z">
        <w:r>
          <w:rPr>
            <w:rFonts w:hint="eastAsia" w:ascii="仿宋_GB2312" w:hAnsi="仿宋_GB2312" w:eastAsia="仿宋_GB2312" w:cs="仿宋_GB2312"/>
            <w:color w:val="auto"/>
            <w:w w:val="80"/>
            <w:sz w:val="32"/>
            <w:szCs w:val="32"/>
            <w:highlight w:val="none"/>
            <w:shd w:val="clear" w:color="auto" w:fill="auto"/>
            <w:lang w:val="en-US" w:eastAsia="zh-CN" w:bidi="ar"/>
          </w:rPr>
          <w:t>中共杭州交通资产管理有限公司（杭州漕运物流集团有限公司）委员会</w:t>
        </w:r>
      </w:ins>
      <w:del w:id="627" w:author="媛的乔" w:date="2026-09-01T10:11:19Z">
        <w:r>
          <w:rPr>
            <w:rFonts w:hint="eastAsia" w:ascii="仿宋_GB2312" w:eastAsia="仿宋_GB2312"/>
            <w:color w:val="000000"/>
            <w:sz w:val="32"/>
            <w:szCs w:val="32"/>
          </w:rPr>
          <w:delText xml:space="preserve">杭州交通综合开发有限公司 </w:delText>
        </w:r>
      </w:del>
    </w:p>
    <w:p w14:paraId="7A5203F5">
      <w:pPr>
        <w:spacing w:line="560" w:lineRule="exact"/>
        <w:jc w:val="center"/>
        <w:rPr>
          <w:rFonts w:hint="eastAsia"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/>
          <w:color w:val="000000"/>
          <w:sz w:val="32"/>
          <w:szCs w:val="32"/>
        </w:rPr>
        <w:t xml:space="preserve">                    </w:t>
      </w:r>
      <w:r>
        <w:rPr>
          <w:rFonts w:hint="eastAsia" w:ascii="仿宋_GB2312" w:eastAsia="仿宋_GB2312"/>
          <w:color w:val="000000"/>
          <w:sz w:val="32"/>
          <w:szCs w:val="32"/>
        </w:rPr>
        <w:t xml:space="preserve"> 202</w:t>
      </w:r>
      <w:del w:id="628" w:author="媛的乔" w:date="2026-09-01T09:59:05Z">
        <w:r>
          <w:rPr>
            <w:rFonts w:hint="default" w:ascii="仿宋_GB2312" w:eastAsia="仿宋_GB2312"/>
            <w:color w:val="000000"/>
            <w:sz w:val="32"/>
            <w:szCs w:val="32"/>
            <w:lang w:val="en-US"/>
          </w:rPr>
          <w:delText>1</w:delText>
        </w:r>
      </w:del>
      <w:ins w:id="629" w:author="媛的乔" w:date="2026-09-01T09:59:05Z">
        <w:r>
          <w:rPr>
            <w:rFonts w:hint="eastAsia" w:ascii="仿宋_GB2312" w:eastAsia="仿宋_GB2312"/>
            <w:color w:val="000000"/>
            <w:sz w:val="32"/>
            <w:szCs w:val="32"/>
            <w:lang w:val="en-US" w:eastAsia="zh-CN"/>
          </w:rPr>
          <w:t>6</w:t>
        </w:r>
      </w:ins>
      <w:r>
        <w:rPr>
          <w:rFonts w:hint="eastAsia" w:ascii="仿宋_GB2312" w:eastAsia="仿宋_GB2312"/>
          <w:color w:val="000000"/>
          <w:sz w:val="32"/>
          <w:szCs w:val="32"/>
        </w:rPr>
        <w:t>年</w:t>
      </w:r>
      <w:del w:id="630" w:author="媛的乔" w:date="2026-09-01T09:59:08Z">
        <w:r>
          <w:rPr>
            <w:rFonts w:hint="default" w:ascii="仿宋_GB2312" w:eastAsia="仿宋_GB2312"/>
            <w:color w:val="000000"/>
            <w:sz w:val="32"/>
            <w:szCs w:val="32"/>
            <w:lang w:val="en-US"/>
          </w:rPr>
          <w:delText>7</w:delText>
        </w:r>
      </w:del>
      <w:ins w:id="631" w:author="媛的乔" w:date="2026-09-01T09:59:08Z">
        <w:r>
          <w:rPr>
            <w:rFonts w:hint="eastAsia" w:ascii="仿宋_GB2312" w:eastAsia="仿宋_GB2312"/>
            <w:color w:val="000000"/>
            <w:sz w:val="32"/>
            <w:szCs w:val="32"/>
            <w:lang w:val="en-US" w:eastAsia="zh-CN"/>
          </w:rPr>
          <w:t>8</w:t>
        </w:r>
      </w:ins>
      <w:r>
        <w:rPr>
          <w:rFonts w:hint="eastAsia" w:ascii="仿宋_GB2312" w:eastAsia="仿宋_GB2312"/>
          <w:color w:val="000000"/>
          <w:sz w:val="32"/>
          <w:szCs w:val="32"/>
        </w:rPr>
        <w:t>月</w:t>
      </w:r>
      <w:del w:id="632" w:author="媛的乔" w:date="2026-09-01T09:59:10Z">
        <w:r>
          <w:rPr>
            <w:rFonts w:hint="default" w:ascii="仿宋_GB2312" w:eastAsia="仿宋_GB2312"/>
            <w:color w:val="000000"/>
            <w:sz w:val="32"/>
            <w:szCs w:val="32"/>
            <w:lang w:val="en-US"/>
          </w:rPr>
          <w:delText>13</w:delText>
        </w:r>
      </w:del>
      <w:ins w:id="633" w:author="媛的乔" w:date="2026-09-01T09:59:10Z">
        <w:r>
          <w:rPr>
            <w:rFonts w:hint="eastAsia" w:ascii="仿宋_GB2312" w:eastAsia="仿宋_GB2312"/>
            <w:color w:val="000000"/>
            <w:sz w:val="32"/>
            <w:szCs w:val="32"/>
            <w:lang w:val="en-US" w:eastAsia="zh-CN"/>
          </w:rPr>
          <w:t>2</w:t>
        </w:r>
      </w:ins>
      <w:ins w:id="634" w:author="媛的乔" w:date="2026-09-01T09:59:11Z">
        <w:r>
          <w:rPr>
            <w:rFonts w:hint="eastAsia" w:ascii="仿宋_GB2312" w:eastAsia="仿宋_GB2312"/>
            <w:color w:val="000000"/>
            <w:sz w:val="32"/>
            <w:szCs w:val="32"/>
            <w:lang w:val="en-US" w:eastAsia="zh-CN"/>
          </w:rPr>
          <w:t>8</w:t>
        </w:r>
      </w:ins>
      <w:r>
        <w:rPr>
          <w:rFonts w:hint="eastAsia" w:ascii="仿宋_GB2312" w:eastAsia="仿宋_GB2312"/>
          <w:color w:val="000000"/>
          <w:sz w:val="32"/>
          <w:szCs w:val="32"/>
        </w:rPr>
        <w:t>日</w:t>
      </w:r>
    </w:p>
    <w:p w14:paraId="726F56C1">
      <w:pPr>
        <w:spacing w:line="560" w:lineRule="exact"/>
        <w:jc w:val="center"/>
        <w:rPr>
          <w:rFonts w:hint="eastAsia" w:ascii="仿宋_GB2312" w:eastAsia="仿宋_GB2312"/>
          <w:color w:val="000000"/>
          <w:sz w:val="32"/>
          <w:szCs w:val="32"/>
        </w:rPr>
      </w:pPr>
    </w:p>
    <w:p w14:paraId="00D6757D">
      <w:pPr>
        <w:spacing w:line="560" w:lineRule="exact"/>
        <w:jc w:val="center"/>
        <w:rPr>
          <w:rFonts w:hint="eastAsia" w:ascii="仿宋_GB2312" w:eastAsia="仿宋_GB2312"/>
          <w:color w:val="000000"/>
          <w:sz w:val="32"/>
          <w:szCs w:val="32"/>
        </w:rPr>
      </w:pPr>
    </w:p>
    <w:p w14:paraId="41713A35">
      <w:pPr>
        <w:spacing w:line="560" w:lineRule="exact"/>
        <w:jc w:val="center"/>
        <w:rPr>
          <w:del w:id="635" w:author="媛的乔" w:date="2026-09-01T09:58:30Z"/>
          <w:rFonts w:hint="eastAsia" w:ascii="仿宋_GB2312" w:eastAsia="仿宋_GB2312"/>
          <w:color w:val="000000"/>
          <w:sz w:val="32"/>
          <w:szCs w:val="32"/>
        </w:rPr>
      </w:pPr>
    </w:p>
    <w:tbl>
      <w:tblPr>
        <w:tblStyle w:val="9"/>
        <w:tblpPr w:leftFromText="180" w:rightFromText="180" w:vertAnchor="text" w:horzAnchor="page" w:tblpX="1243" w:tblpY="1440"/>
        <w:tblOverlap w:val="never"/>
        <w:tblW w:w="979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6"/>
      </w:tblGrid>
      <w:tr w14:paraId="6D13EE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del w:id="636" w:author="媛的乔" w:date="2026-09-01T09:58:30Z"/>
        </w:trPr>
        <w:tc>
          <w:tcPr>
            <w:tcW w:w="9796" w:type="dxa"/>
            <w:vAlign w:val="center"/>
          </w:tcPr>
          <w:p w14:paraId="540E3301">
            <w:pPr>
              <w:tabs>
                <w:tab w:val="left" w:pos="4245"/>
              </w:tabs>
              <w:spacing w:line="560" w:lineRule="exact"/>
              <w:ind w:right="210" w:rightChars="100" w:firstLine="280" w:firstLineChars="100"/>
              <w:rPr>
                <w:del w:id="637" w:author="媛的乔" w:date="2026-09-01T09:58:30Z"/>
                <w:rFonts w:ascii="仿宋_GB2312"/>
                <w:color w:val="000000"/>
                <w:sz w:val="28"/>
                <w:szCs w:val="28"/>
              </w:rPr>
            </w:pPr>
            <w:del w:id="638" w:author="媛的乔" w:date="2026-09-01T09:58:30Z">
              <w:bookmarkStart w:id="2" w:name="印发机关"/>
              <w:r>
                <w:rPr>
                  <w:rFonts w:hint="eastAsia" w:ascii="仿宋_GB2312" w:hAnsi="仿宋_GB2312" w:eastAsia="仿宋_GB2312" w:cs="仿宋_GB2312"/>
                  <w:color w:val="000000"/>
                  <w:sz w:val="28"/>
                  <w:szCs w:val="28"/>
                </w:rPr>
                <w:delText>交通开发公司综合办公室</w:delText>
              </w:r>
              <w:bookmarkEnd w:id="2"/>
              <w:r>
                <w:rPr>
                  <w:rFonts w:hint="eastAsia" w:ascii="仿宋_GB2312" w:hAnsi="仿宋_GB2312" w:eastAsia="仿宋_GB2312" w:cs="仿宋_GB2312"/>
                  <w:color w:val="000000"/>
                  <w:sz w:val="28"/>
                  <w:szCs w:val="28"/>
                </w:rPr>
                <w:delText xml:space="preserve">                      </w:delText>
              </w:r>
              <w:bookmarkStart w:id="3" w:name="印发日期"/>
              <w:r>
                <w:rPr>
                  <w:rFonts w:hint="eastAsia" w:ascii="仿宋_GB2312" w:hAnsi="仿宋_GB2312" w:eastAsia="仿宋_GB2312" w:cs="仿宋_GB2312"/>
                  <w:color w:val="000000"/>
                  <w:sz w:val="28"/>
                  <w:szCs w:val="28"/>
                </w:rPr>
                <w:delText>202</w:delText>
              </w:r>
            </w:del>
            <w:del w:id="639" w:author="媛的乔" w:date="2026-09-01T09:58:30Z">
              <w:r>
                <w:rPr>
                  <w:rFonts w:ascii="仿宋_GB2312" w:hAnsi="仿宋_GB2312" w:eastAsia="仿宋_GB2312" w:cs="仿宋_GB2312"/>
                  <w:color w:val="000000"/>
                  <w:sz w:val="28"/>
                  <w:szCs w:val="28"/>
                </w:rPr>
                <w:delText>1</w:delText>
              </w:r>
            </w:del>
            <w:del w:id="640" w:author="媛的乔" w:date="2026-09-01T09:58:30Z">
              <w:r>
                <w:rPr>
                  <w:rFonts w:hint="eastAsia" w:ascii="仿宋_GB2312" w:hAnsi="仿宋_GB2312" w:eastAsia="仿宋_GB2312" w:cs="仿宋_GB2312"/>
                  <w:color w:val="000000"/>
                  <w:sz w:val="28"/>
                  <w:szCs w:val="28"/>
                </w:rPr>
                <w:delText>年</w:delText>
              </w:r>
            </w:del>
            <w:del w:id="641" w:author="媛的乔" w:date="2026-09-01T09:58:30Z">
              <w:r>
                <w:rPr>
                  <w:rFonts w:ascii="仿宋_GB2312" w:hAnsi="仿宋_GB2312" w:eastAsia="仿宋_GB2312" w:cs="仿宋_GB2312"/>
                  <w:color w:val="000000"/>
                  <w:sz w:val="28"/>
                  <w:szCs w:val="28"/>
                </w:rPr>
                <w:delText>7</w:delText>
              </w:r>
            </w:del>
            <w:del w:id="642" w:author="媛的乔" w:date="2026-09-01T09:58:30Z">
              <w:r>
                <w:rPr>
                  <w:rFonts w:hint="eastAsia" w:ascii="仿宋_GB2312" w:hAnsi="仿宋_GB2312" w:eastAsia="仿宋_GB2312" w:cs="仿宋_GB2312"/>
                  <w:color w:val="000000"/>
                  <w:sz w:val="28"/>
                  <w:szCs w:val="28"/>
                </w:rPr>
                <w:delText>月</w:delText>
              </w:r>
              <w:bookmarkEnd w:id="3"/>
              <w:r>
                <w:rPr>
                  <w:rFonts w:hint="eastAsia" w:ascii="仿宋_GB2312" w:hAnsi="仿宋_GB2312" w:eastAsia="仿宋_GB2312" w:cs="仿宋_GB2312"/>
                  <w:color w:val="000000"/>
                  <w:sz w:val="28"/>
                  <w:szCs w:val="28"/>
                </w:rPr>
                <w:delText>1</w:delText>
              </w:r>
            </w:del>
            <w:del w:id="643" w:author="媛的乔" w:date="2026-09-01T09:58:30Z">
              <w:r>
                <w:rPr>
                  <w:rFonts w:ascii="仿宋_GB2312" w:hAnsi="仿宋_GB2312" w:eastAsia="仿宋_GB2312" w:cs="仿宋_GB2312"/>
                  <w:color w:val="000000"/>
                  <w:sz w:val="28"/>
                  <w:szCs w:val="28"/>
                </w:rPr>
                <w:delText>3</w:delText>
              </w:r>
            </w:del>
            <w:del w:id="644" w:author="媛的乔" w:date="2026-09-01T09:58:30Z">
              <w:r>
                <w:rPr>
                  <w:rFonts w:hint="eastAsia" w:ascii="仿宋_GB2312" w:hAnsi="仿宋_GB2312" w:eastAsia="仿宋_GB2312" w:cs="仿宋_GB2312"/>
                  <w:color w:val="000000"/>
                  <w:sz w:val="28"/>
                  <w:szCs w:val="28"/>
                </w:rPr>
                <w:delText>日印发</w:delText>
              </w:r>
            </w:del>
          </w:p>
        </w:tc>
      </w:tr>
    </w:tbl>
    <w:p w14:paraId="70CC28BF">
      <w:pPr>
        <w:spacing w:line="560" w:lineRule="exact"/>
        <w:ind w:right="0" w:right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CA31A18-6CC6-44C2-B899-E03C3C33924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B74476BA-F5A5-45DF-B1DB-88AEC85B6C87}"/>
  </w:font>
  <w:font w:name="小标宋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05243ECC-35F3-4634-B507-9D95560E58AA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026AE956-F4C0-4390-81C4-F8CA0DC08EF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33E9D"/>
    <w:multiLevelType w:val="singleLevel"/>
    <w:tmpl w:val="9B733E9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38601BA"/>
    <w:multiLevelType w:val="singleLevel"/>
    <w:tmpl w:val="A38601B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507744B4"/>
    <w:multiLevelType w:val="singleLevel"/>
    <w:tmpl w:val="507744B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媛的乔">
    <w15:presenceInfo w15:providerId="WPS Office" w15:userId="4108053136"/>
  </w15:person>
  <w15:person w15:author="谭捷">
    <w15:presenceInfo w15:providerId="WPS Office" w15:userId="20919711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2D0"/>
    <w:rsid w:val="0016492A"/>
    <w:rsid w:val="001E22D0"/>
    <w:rsid w:val="002C1D51"/>
    <w:rsid w:val="00401C19"/>
    <w:rsid w:val="004828D3"/>
    <w:rsid w:val="007F3096"/>
    <w:rsid w:val="00903CEA"/>
    <w:rsid w:val="00A27E47"/>
    <w:rsid w:val="00A57228"/>
    <w:rsid w:val="00A57998"/>
    <w:rsid w:val="00EE66BB"/>
    <w:rsid w:val="04E83035"/>
    <w:rsid w:val="069D27D1"/>
    <w:rsid w:val="13132EA0"/>
    <w:rsid w:val="17497F93"/>
    <w:rsid w:val="356053E3"/>
    <w:rsid w:val="36647DA2"/>
    <w:rsid w:val="3E1E2D7D"/>
    <w:rsid w:val="3F3260E1"/>
    <w:rsid w:val="57EC73CC"/>
    <w:rsid w:val="67811751"/>
    <w:rsid w:val="67A54ACE"/>
    <w:rsid w:val="6C927CB4"/>
    <w:rsid w:val="7D4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6"/>
    <w:qFormat/>
    <w:uiPriority w:val="99"/>
    <w:rPr>
      <w:sz w:val="18"/>
      <w:szCs w:val="18"/>
    </w:rPr>
  </w:style>
  <w:style w:type="paragraph" w:customStyle="1" w:styleId="14">
    <w:name w:val="Char Char1"/>
    <w:basedOn w:val="1"/>
    <w:qFormat/>
    <w:uiPriority w:val="0"/>
    <w:rPr>
      <w:rFonts w:ascii="仿宋_GB2312" w:hAnsi="Calibri" w:eastAsia="仿宋_GB2312" w:cs="Times New Roman"/>
      <w:b/>
      <w:sz w:val="32"/>
      <w:szCs w:val="32"/>
    </w:rPr>
  </w:style>
  <w:style w:type="character" w:customStyle="1" w:styleId="15">
    <w:name w:val="批注框文本 字符"/>
    <w:basedOn w:val="10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2ae3c4c2-9c18-4fd1-89b0-3ca8bb979b94</errorID>
      <errorWord> </errorWord>
      <group>L1_Punc</group>
      <groupName>标点问题</groupName>
      <ability>L2_Punc_CN</ability>
      <abilityName>标点符号问题</abilityName>
      <candidateList>
        <item>，</item>
      </candidateList>
      <explain/>
      <paraID>129A691A</paraID>
      <start>8</start>
      <end>9</end>
      <status>ignored</status>
      <modifiedWord/>
      <trackRevisions>false</trackRevisions>
    </reviewItem>
    <reviewItem>
      <errorID>c5930b8e-4f1d-43a2-979c-3a316abbf9e6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2E95A02</paraID>
      <start>1</start>
      <end>3</end>
      <status>ignored</status>
      <modifiedWord/>
      <trackRevisions>false</trackRevisions>
    </reviewItem>
    <reviewItem>
      <errorID>ff409a27-dfd2-4a72-a58e-99c0e5662c72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53D0C948</paraID>
      <start>1</start>
      <end>3</end>
      <status>ignored</status>
      <modifiedWord/>
      <trackRevisions>false</trackRevisions>
    </reviewItem>
    <reviewItem>
      <errorID>0f389e18-d15a-44eb-9b3d-399206a61c08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53CFE3C8</paraID>
      <start>11</start>
      <end>12</end>
      <status>ignored</status>
      <modifiedWord/>
      <trackRevisions>false</trackRevisions>
    </reviewItem>
    <reviewItem>
      <errorID>53f4d45c-02fd-43b0-baef-573ea524a81f</errorID>
      <errorWord>於 </errorWord>
      <group>L1_Word</group>
      <groupName>字词问题</groupName>
      <ability>L2_Typo</ability>
      <abilityName>字词错误</abilityName>
      <candidateList>
        <item>于</item>
      </candidateList>
      <explain/>
      <paraID>51349834</paraID>
      <start>0</start>
      <end>2</end>
      <status>ignored</status>
      <modifiedWord/>
      <trackRevisions>false</trackRevisions>
    </reviewItem>
    <reviewItem>
      <errorID>ffe3bace-b0c0-407c-83f1-b2eb2aa0af06</errorID>
      <errorWord> </errorWord>
      <group>L1_Punc</group>
      <groupName>标点问题</groupName>
      <ability>L2_Punc_CN</ability>
      <abilityName>标点符号问题</abilityName>
      <candidateList>
        <item>，</item>
      </candidateList>
      <explain/>
      <paraID>34F47CF9</paraID>
      <start>3</start>
      <end>4</end>
      <status>ignored</status>
      <modifiedWord/>
      <trackRevisions>false</trackRevisions>
    </reviewItem>
    <reviewItem>
      <errorID>47486379-6c6b-46bd-a838-8233fa734255</errorID>
      <errorWord>重大事项即时</errorWord>
      <group>L1_Word</group>
      <groupName>字词问题</groupName>
      <ability>L2_Typo</ability>
      <abilityName>字词错误</abilityName>
      <candidateList>
        <item>重大事项及时</item>
      </candidateList>
      <explain/>
      <paraID>1B53F46F</paraID>
      <start>64</start>
      <end>70</end>
      <status>modified</status>
      <modifiedWord>重大事项及时</modifiedWord>
      <trackRevisions>true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200a5a-198c-4bad-935a-a95fa882af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468</Words>
  <Characters>472</Characters>
  <Lines>5</Lines>
  <Paragraphs>1</Paragraphs>
  <TotalTime>1291</TotalTime>
  <ScaleCrop>false</ScaleCrop>
  <LinksUpToDate>false</LinksUpToDate>
  <CharactersWithSpaces>503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2021-07-13T01:28:00Z</dcterms:created>
  <dc:creator>Windows 用户</dc:creator>
  <cp:lastModifiedBy>媛的乔</cp:lastModifiedBy>
  <cp:lastPrinted>2026-09-10T02:33:57Z</cp:lastPrinted>
  <dcterms:modified xsi:type="dcterms:W3CDTF">2026-09-10T02:34:05Z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4C38CFC3FEF3477DBE004B7108B4B155_13</vt:lpwstr>
  </property>
  <property fmtid="{D5CDD505-2E9C-101B-9397-08002B2CF9AE}" pid="4" name="KSOTemplateDocerSaveRecord">
    <vt:lpwstr>eyJoZGlkIjoiOGMzZmU1OTFlZTlhNDM3ZTNhYzJmYjBhOTNhNTJhZDYiLCJ1c2VySWQiOiIzMzM3NTIyMjkifQ==</vt:lpwstr>
  </property>
</Properties>
</file>