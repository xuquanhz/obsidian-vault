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9B9D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jc w:val="center"/>
        <w:textAlignment w:val="auto"/>
        <w:rPr>
          <w:rFonts w:hint="default" w:ascii="Times New Roman" w:hAnsi="Times New Roman" w:eastAsia="小标宋" w:cs="Times New Roman"/>
          <w:sz w:val="44"/>
          <w:szCs w:val="44"/>
          <w:lang w:val="en-US" w:eastAsia="zh-CN"/>
        </w:rPr>
      </w:pPr>
      <w:r>
        <w:rPr>
          <w:rFonts w:hint="default" w:ascii="Times New Roman" w:hAnsi="Times New Roman" w:eastAsia="小标宋" w:cs="Times New Roman"/>
          <w:sz w:val="44"/>
          <w:szCs w:val="44"/>
          <w:lang w:val="en-US" w:eastAsia="zh-CN"/>
        </w:rPr>
        <w:t>杭州交投科创中心</w:t>
      </w:r>
    </w:p>
    <w:p w14:paraId="4BC721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jc w:val="center"/>
        <w:textAlignment w:val="auto"/>
        <w:rPr>
          <w:rFonts w:hint="default" w:ascii="Times New Roman" w:hAnsi="Times New Roman" w:eastAsia="小标宋" w:cs="Times New Roman"/>
          <w:sz w:val="44"/>
          <w:szCs w:val="44"/>
          <w:lang w:val="en-US" w:eastAsia="zh-CN"/>
        </w:rPr>
      </w:pPr>
      <w:r>
        <w:rPr>
          <w:rFonts w:hint="default" w:ascii="Times New Roman" w:hAnsi="Times New Roman" w:eastAsia="小标宋" w:cs="Times New Roman"/>
          <w:sz w:val="44"/>
          <w:szCs w:val="44"/>
          <w:lang w:val="en-US" w:eastAsia="zh-CN"/>
        </w:rPr>
        <w:t>2026年第一季度周边园区市调报告</w:t>
      </w:r>
    </w:p>
    <w:p w14:paraId="2FEA6B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600" w:lineRule="exact"/>
        <w:ind w:firstLine="648" w:firstLineChars="200"/>
        <w:jc w:val="both"/>
        <w:textAlignment w:val="auto"/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</w:p>
    <w:p w14:paraId="709D5E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600" w:lineRule="exact"/>
        <w:ind w:firstLine="648" w:firstLineChars="200"/>
        <w:jc w:val="both"/>
        <w:textAlignment w:val="auto"/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受宏观经济下行影响持续发酵，2026年一季度，杭州交投科创中心、周边园区的产业招商工作面临的挑战进一步加剧，招商形势愈发严峻，主要表现在：第一，市场租赁需求持续低迷，存量客户经营压力未得到缓解，缩租、退租现象</w:t>
      </w:r>
      <w:r>
        <w:rPr>
          <w:rStyle w:val="8"/>
          <w:rFonts w:hint="eastAsia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加剧</w:t>
      </w:r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，新增客户储备严重不足；第二，区域内写字楼租赁市场竞争陷入白热化，周边竞品纷纷下调租金价格以争夺客户，硬件配套比拼更是不断升级，精装修已成为行业标配，高品质办公家具配置也成为各园区招商竞争的核心抓手，内卷程度持续加深。</w:t>
      </w:r>
    </w:p>
    <w:p w14:paraId="7B6E99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600" w:lineRule="exact"/>
        <w:ind w:firstLine="648" w:firstLineChars="200"/>
        <w:jc w:val="both"/>
        <w:textAlignment w:val="auto"/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开年以来，园区招商工作承压前行，在周边园区低价竞争、硬件内卷的双重冲击下，招商引流难度大幅增加，存量客户维稳与新增客户拓展均面临巨大压力。</w:t>
      </w:r>
    </w:p>
    <w:p w14:paraId="29EF86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600" w:lineRule="exact"/>
        <w:ind w:firstLine="648" w:firstLineChars="200"/>
        <w:jc w:val="both"/>
        <w:textAlignment w:val="auto"/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为精准把握2026年第一季度租赁市场最新动态，摸清当前市场价格体系、硬件配置标准及目标客户核心需求，</w:t>
      </w:r>
      <w:r>
        <w:rPr>
          <w:rStyle w:val="8"/>
          <w:rFonts w:hint="eastAsia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招商运营部</w:t>
      </w:r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对园区周边主要竞品园区开展专项市场调研，调研内容涵盖出租率、空置房源面积户型、最新出租价格、装修及家具配置标准、产业分布、配套设施升级等相关内容，现将本次调研情况汇报如下：</w:t>
      </w:r>
    </w:p>
    <w:p w14:paraId="799FBD6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600" w:lineRule="exact"/>
        <w:ind w:firstLine="651" w:firstLineChars="200"/>
        <w:jc w:val="both"/>
        <w:textAlignment w:val="auto"/>
        <w:rPr>
          <w:rStyle w:val="8"/>
          <w:rFonts w:hint="default" w:ascii="Times New Roman" w:hAnsi="Times New Roman" w:eastAsia="黑体" w:cs="Times New Roman"/>
          <w:b/>
          <w:bCs/>
          <w:spacing w:val="2"/>
          <w:sz w:val="32"/>
          <w:szCs w:val="32"/>
          <w:highlight w:val="none"/>
          <w:lang w:val="en-US" w:eastAsia="zh-CN"/>
        </w:rPr>
      </w:pPr>
      <w:r>
        <w:rPr>
          <w:rStyle w:val="8"/>
          <w:rFonts w:hint="default" w:ascii="Times New Roman" w:hAnsi="Times New Roman" w:eastAsia="黑体" w:cs="Times New Roman"/>
          <w:b/>
          <w:bCs/>
          <w:spacing w:val="2"/>
          <w:sz w:val="32"/>
          <w:szCs w:val="32"/>
          <w:highlight w:val="none"/>
          <w:lang w:val="en-US" w:eastAsia="zh-CN"/>
        </w:rPr>
        <w:t>一、周边园区调研情况</w:t>
      </w:r>
    </w:p>
    <w:p w14:paraId="73D002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600" w:lineRule="exact"/>
        <w:ind w:firstLine="643" w:firstLineChars="200"/>
        <w:jc w:val="both"/>
        <w:textAlignment w:val="auto"/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val="en-US" w:eastAsia="zh-CN"/>
        </w:rPr>
        <w:t>1、</w:t>
      </w:r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山科大厦：山科智能大厦当前出租率83%，空置房源以100-500㎡为主，受年底部分企业退租影响，园区空置房源有所增加。园区核心客群为直播电商类企业，受近年</w:t>
      </w:r>
      <w:r>
        <w:rPr>
          <w:rStyle w:val="8"/>
          <w:rFonts w:hint="eastAsia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来</w:t>
      </w:r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电商行业两极分化态势影响，存量客户流失率居高不下。为提升招商成交率，园区所有房源均实现精装交付，配备高品质办公家具，同时提供定制化拎包入住装修方案，并推出缩短房租交款周期等灵活举措，多措并举吸引客户入驻。</w:t>
      </w:r>
    </w:p>
    <w:tbl>
      <w:tblPr>
        <w:tblStyle w:val="6"/>
        <w:tblW w:w="5001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2"/>
        <w:gridCol w:w="735"/>
        <w:gridCol w:w="795"/>
        <w:gridCol w:w="1140"/>
        <w:gridCol w:w="630"/>
        <w:gridCol w:w="600"/>
        <w:gridCol w:w="870"/>
        <w:gridCol w:w="630"/>
        <w:gridCol w:w="930"/>
        <w:gridCol w:w="1481"/>
      </w:tblGrid>
      <w:tr w14:paraId="247623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E0AD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园区名称</w:t>
            </w:r>
          </w:p>
        </w:tc>
        <w:tc>
          <w:tcPr>
            <w:tcW w:w="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2FD6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建筑面积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55A2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运营模式</w:t>
            </w:r>
          </w:p>
        </w:tc>
        <w:tc>
          <w:tcPr>
            <w:tcW w:w="6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C7BF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均价（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元/㎡/天【含税】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）</w:t>
            </w:r>
          </w:p>
        </w:tc>
        <w:tc>
          <w:tcPr>
            <w:tcW w:w="3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C450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得房率</w:t>
            </w:r>
          </w:p>
        </w:tc>
        <w:tc>
          <w:tcPr>
            <w:tcW w:w="3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8F74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出租率</w:t>
            </w:r>
          </w:p>
        </w:tc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9D62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装修程度</w:t>
            </w:r>
          </w:p>
        </w:tc>
        <w:tc>
          <w:tcPr>
            <w:tcW w:w="3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9DD8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免租期</w:t>
            </w:r>
          </w:p>
        </w:tc>
        <w:tc>
          <w:tcPr>
            <w:tcW w:w="5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8D92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付款方式</w:t>
            </w:r>
          </w:p>
        </w:tc>
        <w:tc>
          <w:tcPr>
            <w:tcW w:w="8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8E79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园区配套</w:t>
            </w:r>
          </w:p>
        </w:tc>
      </w:tr>
      <w:tr w14:paraId="19F2C0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C7EA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山科大厦</w:t>
            </w:r>
          </w:p>
        </w:tc>
        <w:tc>
          <w:tcPr>
            <w:tcW w:w="40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6253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30000㎡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AFA7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自营</w:t>
            </w:r>
          </w:p>
        </w:tc>
        <w:tc>
          <w:tcPr>
            <w:tcW w:w="62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84618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1.5-</w:t>
            </w:r>
            <w:r>
              <w:rPr>
                <w:rFonts w:hint="eastAsia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1.8</w:t>
            </w:r>
          </w:p>
        </w:tc>
        <w:tc>
          <w:tcPr>
            <w:tcW w:w="3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2F181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  <w:t>70%</w:t>
            </w:r>
          </w:p>
        </w:tc>
        <w:tc>
          <w:tcPr>
            <w:tcW w:w="3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DAAB2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83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  <w:t>%</w:t>
            </w:r>
          </w:p>
        </w:tc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2CD8B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精装</w:t>
            </w:r>
          </w:p>
        </w:tc>
        <w:tc>
          <w:tcPr>
            <w:tcW w:w="3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BD1F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  <w:t>1-2</w:t>
            </w:r>
          </w:p>
        </w:tc>
        <w:tc>
          <w:tcPr>
            <w:tcW w:w="5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786FB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季付</w:t>
            </w:r>
          </w:p>
        </w:tc>
        <w:tc>
          <w:tcPr>
            <w:tcW w:w="8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9D6C2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食堂、商务包厢、图文店、便利店、瑞幸咖啡</w:t>
            </w:r>
          </w:p>
        </w:tc>
      </w:tr>
    </w:tbl>
    <w:p w14:paraId="2F93BE5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5270500" cy="895985"/>
            <wp:effectExtent l="0" t="0" r="6350" b="18415"/>
            <wp:docPr id="30" name="图片 30" descr="山科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山科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5318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2621915" cy="1966595"/>
            <wp:effectExtent l="0" t="0" r="6985" b="14605"/>
            <wp:docPr id="2" name="图片 2" descr="山科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山科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1915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2626360" cy="1969135"/>
            <wp:effectExtent l="0" t="0" r="2540" b="12065"/>
            <wp:docPr id="16" name="图片 16" descr="C:/Users/admin/Desktop/山科2.jpg山科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C:/Users/admin/Desktop/山科2.jpg山科2"/>
                    <pic:cNvPicPr>
                      <a:picLocks noChangeAspect="1"/>
                    </pic:cNvPicPr>
                  </pic:nvPicPr>
                  <pic:blipFill>
                    <a:blip r:embed="rId7"/>
                    <a:srcRect t="24" b="24"/>
                    <a:stretch>
                      <a:fillRect/>
                    </a:stretch>
                  </pic:blipFill>
                  <pic:spPr>
                    <a:xfrm>
                      <a:off x="0" y="0"/>
                      <a:ext cx="262636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2626360" cy="1969135"/>
            <wp:effectExtent l="0" t="0" r="2540" b="12065"/>
            <wp:docPr id="15" name="图片 15" descr="C:/Users/admin/Desktop/山科4.jpg山科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C:/Users/admin/Desktop/山科4.jpg山科4"/>
                    <pic:cNvPicPr>
                      <a:picLocks noChangeAspect="1"/>
                    </pic:cNvPicPr>
                  </pic:nvPicPr>
                  <pic:blipFill>
                    <a:blip r:embed="rId8"/>
                    <a:srcRect t="24" b="24"/>
                    <a:stretch>
                      <a:fillRect/>
                    </a:stretch>
                  </pic:blipFill>
                  <pic:spPr>
                    <a:xfrm>
                      <a:off x="0" y="0"/>
                      <a:ext cx="262636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2626360" cy="1969135"/>
            <wp:effectExtent l="0" t="0" r="2540" b="12065"/>
            <wp:docPr id="14" name="图片 14" descr="C:/Users/admin/Desktop/山科包厢.jpg山科包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C:/Users/admin/Desktop/山科包厢.jpg山科包厢"/>
                    <pic:cNvPicPr>
                      <a:picLocks noChangeAspect="1"/>
                    </pic:cNvPicPr>
                  </pic:nvPicPr>
                  <pic:blipFill>
                    <a:blip r:embed="rId9"/>
                    <a:srcRect t="24" b="24"/>
                    <a:stretch>
                      <a:fillRect/>
                    </a:stretch>
                  </pic:blipFill>
                  <pic:spPr>
                    <a:xfrm>
                      <a:off x="0" y="0"/>
                      <a:ext cx="262636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D36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600" w:lineRule="exact"/>
        <w:ind w:firstLine="643" w:firstLineChars="200"/>
        <w:jc w:val="both"/>
        <w:textAlignment w:val="auto"/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val="en-US" w:eastAsia="zh-CN"/>
        </w:rPr>
        <w:t>2、鸿泉大厦：</w:t>
      </w:r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鸿泉大厦当前出租率约80%，空置房源覆盖70-1000㎡全户型，跨度较大。项目因地理位置不占优势，未形成清晰的产业集聚效应，入驻客群以服装电商等直播类企业为主，此类企业经营稳定性偏弱，园区存在企业提前退租的情况。该园区房源均为精装交付，2025年其精装标准在小户型产品中尚有一定竞争优势，但受当前租赁市场硬件比拼持续内卷影响，原有的精装优势已大幅弱化。</w:t>
      </w:r>
    </w:p>
    <w:tbl>
      <w:tblPr>
        <w:tblStyle w:val="6"/>
        <w:tblW w:w="5001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795"/>
        <w:gridCol w:w="823"/>
        <w:gridCol w:w="1220"/>
        <w:gridCol w:w="694"/>
        <w:gridCol w:w="624"/>
        <w:gridCol w:w="851"/>
        <w:gridCol w:w="623"/>
        <w:gridCol w:w="880"/>
        <w:gridCol w:w="1277"/>
      </w:tblGrid>
      <w:tr w14:paraId="687F5C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A4B7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园区名称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8F49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建筑面积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BBDE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运营模式</w:t>
            </w:r>
          </w:p>
        </w:tc>
        <w:tc>
          <w:tcPr>
            <w:tcW w:w="6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A5CB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均价（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元/㎡/天【含税】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）</w:t>
            </w:r>
          </w:p>
        </w:tc>
        <w:tc>
          <w:tcPr>
            <w:tcW w:w="3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4323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得房率</w:t>
            </w:r>
          </w:p>
        </w:tc>
        <w:tc>
          <w:tcPr>
            <w:tcW w:w="3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FF21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出租率</w:t>
            </w:r>
          </w:p>
        </w:tc>
        <w:tc>
          <w:tcPr>
            <w:tcW w:w="4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5AE4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装修程度</w:t>
            </w:r>
          </w:p>
        </w:tc>
        <w:tc>
          <w:tcPr>
            <w:tcW w:w="3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6C52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免租期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8393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付款方式</w:t>
            </w:r>
          </w:p>
        </w:tc>
        <w:tc>
          <w:tcPr>
            <w:tcW w:w="7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0373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园区配套</w:t>
            </w:r>
          </w:p>
        </w:tc>
      </w:tr>
      <w:tr w14:paraId="326F3C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14CB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鸿泉大厦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F10D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41196.4㎡</w:t>
            </w:r>
          </w:p>
        </w:tc>
        <w:tc>
          <w:tcPr>
            <w:tcW w:w="4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C586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自营+二房东</w:t>
            </w:r>
          </w:p>
        </w:tc>
        <w:tc>
          <w:tcPr>
            <w:tcW w:w="6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BDA8B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1.5-</w:t>
            </w:r>
            <w:r>
              <w:rPr>
                <w:rFonts w:hint="eastAsia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1.7</w:t>
            </w:r>
          </w:p>
        </w:tc>
        <w:tc>
          <w:tcPr>
            <w:tcW w:w="3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F6A28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  <w:t>72%</w:t>
            </w:r>
          </w:p>
        </w:tc>
        <w:tc>
          <w:tcPr>
            <w:tcW w:w="3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D4EB5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80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  <w:t>%</w:t>
            </w:r>
          </w:p>
        </w:tc>
        <w:tc>
          <w:tcPr>
            <w:tcW w:w="4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01733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毛坯精装</w:t>
            </w:r>
          </w:p>
        </w:tc>
        <w:tc>
          <w:tcPr>
            <w:tcW w:w="3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E5577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  <w:t>1-3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9E9F2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季付</w:t>
            </w:r>
          </w:p>
        </w:tc>
        <w:tc>
          <w:tcPr>
            <w:tcW w:w="7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CF866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食堂、图文店、便利店、咖啡吧、健身房、羽毛球、检测中心</w:t>
            </w:r>
          </w:p>
        </w:tc>
      </w:tr>
    </w:tbl>
    <w:p w14:paraId="2899F54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5268595" cy="894080"/>
            <wp:effectExtent l="0" t="0" r="8255" b="1270"/>
            <wp:docPr id="32" name="图片 32" descr="鸿泉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鸿泉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4CFD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2625725" cy="1969135"/>
            <wp:effectExtent l="0" t="0" r="3175" b="12065"/>
            <wp:docPr id="13" name="图片 13" descr="鸿泉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鸿泉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5725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2626360" cy="1969135"/>
            <wp:effectExtent l="0" t="0" r="2540" b="12065"/>
            <wp:docPr id="10" name="图片 10" descr="C:/Users/admin/Desktop/鸿泉2.jpg鸿泉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:/Users/admin/Desktop/鸿泉2.jpg鸿泉2"/>
                    <pic:cNvPicPr>
                      <a:picLocks noChangeAspect="1"/>
                    </pic:cNvPicPr>
                  </pic:nvPicPr>
                  <pic:blipFill>
                    <a:blip r:embed="rId12"/>
                    <a:srcRect t="24" b="24"/>
                    <a:stretch>
                      <a:fillRect/>
                    </a:stretch>
                  </pic:blipFill>
                  <pic:spPr>
                    <a:xfrm>
                      <a:off x="0" y="0"/>
                      <a:ext cx="262636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2625725" cy="1969135"/>
            <wp:effectExtent l="0" t="0" r="3175" b="12065"/>
            <wp:docPr id="7" name="图片 7" descr="C:/Users/admin/Desktop/微信图片_20260306092826_434_121.jpg微信图片_20260306092826_434_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:/Users/admin/Desktop/微信图片_20260306092826_434_121.jpg微信图片_20260306092826_434_121"/>
                    <pic:cNvPicPr>
                      <a:picLocks noChangeAspect="1"/>
                    </pic:cNvPicPr>
                  </pic:nvPicPr>
                  <pic:blipFill>
                    <a:blip r:embed="rId13"/>
                    <a:srcRect t="21814" b="21814"/>
                    <a:stretch>
                      <a:fillRect/>
                    </a:stretch>
                  </pic:blipFill>
                  <pic:spPr>
                    <a:xfrm>
                      <a:off x="0" y="0"/>
                      <a:ext cx="2625725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2625725" cy="1969135"/>
            <wp:effectExtent l="0" t="0" r="3175" b="12065"/>
            <wp:docPr id="6" name="图片 6" descr="C:/Users/admin/Desktop/鸿泉1.jpg鸿泉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:/Users/admin/Desktop/鸿泉1.jpg鸿泉1"/>
                    <pic:cNvPicPr>
                      <a:picLocks noChangeAspect="1"/>
                    </pic:cNvPicPr>
                  </pic:nvPicPr>
                  <pic:blipFill>
                    <a:blip r:embed="rId14"/>
                    <a:srcRect t="12" b="12"/>
                    <a:stretch>
                      <a:fillRect/>
                    </a:stretch>
                  </pic:blipFill>
                  <pic:spPr>
                    <a:xfrm>
                      <a:off x="0" y="0"/>
                      <a:ext cx="2625725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19C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51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Style w:val="8"/>
          <w:rFonts w:hint="default" w:ascii="Times New Roman" w:hAnsi="Times New Roman" w:eastAsia="仿宋_GB2312" w:cs="Times New Roman"/>
          <w:b/>
          <w:bCs/>
          <w:spacing w:val="2"/>
          <w:sz w:val="32"/>
          <w:szCs w:val="32"/>
          <w:highlight w:val="none"/>
          <w:lang w:val="en-US" w:eastAsia="zh-CN"/>
        </w:rPr>
        <w:t>3、</w:t>
      </w:r>
      <w:r>
        <w:rPr>
          <w:rFonts w:hint="default" w:ascii="Times New Roman" w:hAnsi="Times New Roman" w:eastAsia="仿宋_GB2312" w:cs="Times New Roman"/>
          <w:b/>
          <w:bCs/>
          <w:i w:val="0"/>
          <w:iCs w:val="0"/>
          <w:caps w:val="0"/>
          <w:color w:val="1C1F23"/>
          <w:spacing w:val="0"/>
          <w:sz w:val="32"/>
          <w:szCs w:val="32"/>
          <w:shd w:val="clear" w:fill="FFFFFF"/>
        </w:rPr>
        <w:t>海威天地</w:t>
      </w:r>
      <w:r>
        <w:rPr>
          <w:rFonts w:hint="default" w:ascii="Times New Roman" w:hAnsi="Times New Roman" w:eastAsia="仿宋_GB2312" w:cs="Times New Roman"/>
          <w:b/>
          <w:bCs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eastAsia="zh-CN"/>
        </w:rPr>
        <w:t>：</w:t>
      </w: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</w:rPr>
        <w:t>海威天地为“商业+办公”综合体项目</w:t>
      </w:r>
      <w:r>
        <w:rPr>
          <w:rFonts w:hint="eastAsia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eastAsia="zh-CN"/>
        </w:rPr>
        <w:t>，</w:t>
      </w: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</w:rPr>
        <w:t>本季度出租率8</w:t>
      </w: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val="en-US" w:eastAsia="zh-CN"/>
        </w:rPr>
        <w:t>5</w:t>
      </w: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</w:rPr>
        <w:t>%，空置房源以150-300㎡中</w:t>
      </w: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val="en-US" w:eastAsia="zh-CN"/>
        </w:rPr>
        <w:t>小</w:t>
      </w: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</w:rPr>
        <w:t>型户型</w:t>
      </w: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eastAsia="zh-CN"/>
        </w:rPr>
        <w:t>（</w:t>
      </w: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val="en-US" w:eastAsia="zh-CN"/>
        </w:rPr>
        <w:t>精装</w:t>
      </w: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eastAsia="zh-CN"/>
        </w:rPr>
        <w:t>）</w:t>
      </w: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</w:rPr>
        <w:t>为主。租户以</w:t>
      </w: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val="en-US" w:eastAsia="zh-CN"/>
        </w:rPr>
        <w:t>直播电商、</w:t>
      </w: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</w:rPr>
        <w:t>广告设计、文化传播类企业为主，少量为小型金融服务企业。其办公空间紧邻商业综合体（含商场、影院、餐饮街），附加值较高。</w:t>
      </w:r>
    </w:p>
    <w:tbl>
      <w:tblPr>
        <w:tblStyle w:val="6"/>
        <w:tblW w:w="5001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2"/>
        <w:gridCol w:w="810"/>
        <w:gridCol w:w="720"/>
        <w:gridCol w:w="1050"/>
        <w:gridCol w:w="600"/>
        <w:gridCol w:w="555"/>
        <w:gridCol w:w="915"/>
        <w:gridCol w:w="585"/>
        <w:gridCol w:w="825"/>
        <w:gridCol w:w="1751"/>
      </w:tblGrid>
      <w:tr w14:paraId="4DFB1A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3294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园区名称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0639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建筑面积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0D46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运营模式</w:t>
            </w:r>
          </w:p>
        </w:tc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CC31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均价（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元/㎡/天【含税】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）</w:t>
            </w:r>
          </w:p>
        </w:tc>
        <w:tc>
          <w:tcPr>
            <w:tcW w:w="3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5A3E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得房率</w:t>
            </w:r>
          </w:p>
        </w:tc>
        <w:tc>
          <w:tcPr>
            <w:tcW w:w="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55A2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出租率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E92D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装修程度</w:t>
            </w:r>
          </w:p>
        </w:tc>
        <w:tc>
          <w:tcPr>
            <w:tcW w:w="3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54B3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免租期</w:t>
            </w:r>
          </w:p>
        </w:tc>
        <w:tc>
          <w:tcPr>
            <w:tcW w:w="4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E6F9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付款方式</w:t>
            </w:r>
          </w:p>
        </w:tc>
        <w:tc>
          <w:tcPr>
            <w:tcW w:w="9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997D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园区配套</w:t>
            </w:r>
          </w:p>
        </w:tc>
      </w:tr>
      <w:tr w14:paraId="29223A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atLeast"/>
        </w:trPr>
        <w:tc>
          <w:tcPr>
            <w:tcW w:w="6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5B2B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  <w:t>海威天地</w:t>
            </w:r>
          </w:p>
        </w:tc>
        <w:tc>
          <w:tcPr>
            <w:tcW w:w="4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1DDED6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65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  <w:t>000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㎡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597B39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自营</w:t>
            </w:r>
          </w:p>
        </w:tc>
        <w:tc>
          <w:tcPr>
            <w:tcW w:w="5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CC821F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1.6-</w:t>
            </w:r>
            <w:r>
              <w:rPr>
                <w:rFonts w:hint="eastAsia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1.9</w:t>
            </w:r>
          </w:p>
        </w:tc>
        <w:tc>
          <w:tcPr>
            <w:tcW w:w="3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E5AE36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75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  <w:t>%</w:t>
            </w:r>
          </w:p>
        </w:tc>
        <w:tc>
          <w:tcPr>
            <w:tcW w:w="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CD71B9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85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  <w:t>%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AD7B62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精装</w:t>
            </w:r>
          </w:p>
        </w:tc>
        <w:tc>
          <w:tcPr>
            <w:tcW w:w="3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0FF4F6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  <w:t>1-3</w:t>
            </w:r>
          </w:p>
        </w:tc>
        <w:tc>
          <w:tcPr>
            <w:tcW w:w="4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40195B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季付</w:t>
            </w:r>
          </w:p>
        </w:tc>
        <w:tc>
          <w:tcPr>
            <w:tcW w:w="96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0B9BE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共享商场、影院、餐饮街</w:t>
            </w:r>
          </w:p>
        </w:tc>
      </w:tr>
    </w:tbl>
    <w:p w14:paraId="3DAC15E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5266055" cy="913765"/>
            <wp:effectExtent l="0" t="0" r="10795" b="635"/>
            <wp:docPr id="9" name="图片 9" descr="海威天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海威天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C91D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2625725" cy="1969135"/>
            <wp:effectExtent l="0" t="0" r="3175" b="12065"/>
            <wp:docPr id="8" name="图片 8" descr="C:/Users/admin/Desktop/海威天地.jpg海威天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:/Users/admin/Desktop/海威天地.jpg海威天地"/>
                    <pic:cNvPicPr>
                      <a:picLocks noChangeAspect="1"/>
                    </pic:cNvPicPr>
                  </pic:nvPicPr>
                  <pic:blipFill>
                    <a:blip r:embed="rId16"/>
                    <a:srcRect t="12" b="12"/>
                    <a:stretch>
                      <a:fillRect/>
                    </a:stretch>
                  </pic:blipFill>
                  <pic:spPr>
                    <a:xfrm>
                      <a:off x="0" y="0"/>
                      <a:ext cx="2625725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2625725" cy="1969135"/>
            <wp:effectExtent l="0" t="0" r="3175" b="12065"/>
            <wp:docPr id="5" name="图片 5" descr="C:/Users/admin/Desktop/海威天地2.jpg海威天地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:/Users/admin/Desktop/海威天地2.jpg海威天地2"/>
                    <pic:cNvPicPr>
                      <a:picLocks noChangeAspect="1"/>
                    </pic:cNvPicPr>
                  </pic:nvPicPr>
                  <pic:blipFill>
                    <a:blip r:embed="rId17"/>
                    <a:srcRect t="12" b="12"/>
                    <a:stretch>
                      <a:fillRect/>
                    </a:stretch>
                  </pic:blipFill>
                  <pic:spPr>
                    <a:xfrm>
                      <a:off x="0" y="0"/>
                      <a:ext cx="2625725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2625725" cy="1969135"/>
            <wp:effectExtent l="0" t="0" r="3175" b="12065"/>
            <wp:docPr id="4" name="图片 4" descr="C:/Users/admin/Desktop/海威天地3.jpg海威天地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:/Users/admin/Desktop/海威天地3.jpg海威天地3"/>
                    <pic:cNvPicPr>
                      <a:picLocks noChangeAspect="1"/>
                    </pic:cNvPicPr>
                  </pic:nvPicPr>
                  <pic:blipFill>
                    <a:blip r:embed="rId18"/>
                    <a:srcRect t="12" b="12"/>
                    <a:stretch>
                      <a:fillRect/>
                    </a:stretch>
                  </pic:blipFill>
                  <pic:spPr>
                    <a:xfrm>
                      <a:off x="0" y="0"/>
                      <a:ext cx="2625725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2625725" cy="1969135"/>
            <wp:effectExtent l="0" t="0" r="3175" b="12065"/>
            <wp:docPr id="3" name="图片 3" descr="C:/Users/admin/Desktop/海威天地4.jpg海威天地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/Users/admin/Desktop/海威天地4.jpg海威天地4"/>
                    <pic:cNvPicPr>
                      <a:picLocks noChangeAspect="1"/>
                    </pic:cNvPicPr>
                  </pic:nvPicPr>
                  <pic:blipFill>
                    <a:blip r:embed="rId19"/>
                    <a:srcRect t="12" b="12"/>
                    <a:stretch>
                      <a:fillRect/>
                    </a:stretch>
                  </pic:blipFill>
                  <pic:spPr>
                    <a:xfrm>
                      <a:off x="0" y="0"/>
                      <a:ext cx="2625725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240D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51" w:firstLineChars="200"/>
        <w:jc w:val="both"/>
        <w:textAlignment w:val="auto"/>
        <w:rPr>
          <w:rFonts w:hint="default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val="en-US" w:eastAsia="zh-CN"/>
        </w:rPr>
      </w:pPr>
      <w:r>
        <w:rPr>
          <w:rStyle w:val="8"/>
          <w:rFonts w:hint="default" w:ascii="Times New Roman" w:hAnsi="Times New Roman" w:eastAsia="仿宋_GB2312" w:cs="Times New Roman"/>
          <w:b/>
          <w:bCs/>
          <w:spacing w:val="2"/>
          <w:sz w:val="32"/>
          <w:szCs w:val="32"/>
          <w:highlight w:val="none"/>
          <w:lang w:val="en-US" w:eastAsia="zh-CN"/>
        </w:rPr>
        <w:t>趣链大厦：</w:t>
      </w: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val="en-US" w:eastAsia="zh-CN"/>
        </w:rPr>
        <w:t>该园区已完成大部分房源招商工作，目前空置房源数量较少，整体运营态势平稳。现存空置房源以100-300㎡户型为主，入驻租户以直播类企业为主体。园区配套设施完善，配备高标准包厢、健身场所等。同时，园区推出灵活多元的招商政策，不仅提供高规格定制化装修服务、提高合作渠道佣金比例，还配套园区班车等便民举措，多维度发力、全方位提升招商竞争力。</w:t>
      </w:r>
    </w:p>
    <w:p w14:paraId="3690054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jc w:val="both"/>
        <w:textAlignment w:val="auto"/>
        <w:rPr>
          <w:rFonts w:hint="default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val="en-US" w:eastAsia="zh-CN"/>
        </w:rPr>
      </w:pPr>
    </w:p>
    <w:tbl>
      <w:tblPr>
        <w:tblStyle w:val="6"/>
        <w:tblW w:w="5001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6"/>
        <w:gridCol w:w="712"/>
        <w:gridCol w:w="936"/>
        <w:gridCol w:w="1220"/>
        <w:gridCol w:w="694"/>
        <w:gridCol w:w="624"/>
        <w:gridCol w:w="851"/>
        <w:gridCol w:w="623"/>
        <w:gridCol w:w="880"/>
        <w:gridCol w:w="1277"/>
      </w:tblGrid>
      <w:tr w14:paraId="5636C7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AA21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园区名称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6681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建筑面积</w:t>
            </w:r>
          </w:p>
        </w:tc>
        <w:tc>
          <w:tcPr>
            <w:tcW w:w="5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5612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运营模式</w:t>
            </w:r>
          </w:p>
        </w:tc>
        <w:tc>
          <w:tcPr>
            <w:tcW w:w="6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9064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均价（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元/㎡/天【含税】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）</w:t>
            </w:r>
          </w:p>
        </w:tc>
        <w:tc>
          <w:tcPr>
            <w:tcW w:w="3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F5CC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得房率</w:t>
            </w:r>
          </w:p>
        </w:tc>
        <w:tc>
          <w:tcPr>
            <w:tcW w:w="3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A596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出租率</w:t>
            </w:r>
          </w:p>
        </w:tc>
        <w:tc>
          <w:tcPr>
            <w:tcW w:w="4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4A7B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装修程度</w:t>
            </w:r>
          </w:p>
        </w:tc>
        <w:tc>
          <w:tcPr>
            <w:tcW w:w="3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0883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免租期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510A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付款方式</w:t>
            </w:r>
          </w:p>
        </w:tc>
        <w:tc>
          <w:tcPr>
            <w:tcW w:w="7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A1A9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园区配套</w:t>
            </w:r>
          </w:p>
        </w:tc>
      </w:tr>
      <w:tr w14:paraId="2E1577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8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3E0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趣链大厦</w:t>
            </w:r>
          </w:p>
        </w:tc>
        <w:tc>
          <w:tcPr>
            <w:tcW w:w="3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5295F2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  <w:t>81854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㎡</w:t>
            </w:r>
          </w:p>
        </w:tc>
        <w:tc>
          <w:tcPr>
            <w:tcW w:w="5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59F891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自营</w:t>
            </w:r>
          </w:p>
        </w:tc>
        <w:tc>
          <w:tcPr>
            <w:tcW w:w="6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B92365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1.6-</w:t>
            </w:r>
            <w:r>
              <w:rPr>
                <w:rFonts w:hint="eastAsia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1.9</w:t>
            </w:r>
          </w:p>
        </w:tc>
        <w:tc>
          <w:tcPr>
            <w:tcW w:w="3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7A77A2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  <w:t>73%</w:t>
            </w:r>
          </w:p>
        </w:tc>
        <w:tc>
          <w:tcPr>
            <w:tcW w:w="3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77931F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90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  <w:t>%</w:t>
            </w:r>
          </w:p>
        </w:tc>
        <w:tc>
          <w:tcPr>
            <w:tcW w:w="4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4F0887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精装</w:t>
            </w:r>
          </w:p>
        </w:tc>
        <w:tc>
          <w:tcPr>
            <w:tcW w:w="3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6F91A5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  <w:t>1-3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CDA496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季付</w:t>
            </w:r>
          </w:p>
        </w:tc>
        <w:tc>
          <w:tcPr>
            <w:tcW w:w="7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FCA4E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便利店、面包店、健身房、图文店等</w:t>
            </w:r>
          </w:p>
        </w:tc>
      </w:tr>
    </w:tbl>
    <w:p w14:paraId="6E64C9F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5265420" cy="923290"/>
            <wp:effectExtent l="0" t="0" r="11430" b="10160"/>
            <wp:docPr id="17" name="图片 17" descr="趣链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趣链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A3A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2625725" cy="1969135"/>
            <wp:effectExtent l="0" t="0" r="3175" b="12065"/>
            <wp:docPr id="31" name="图片 31" descr="C:/Users/admin/Desktop/趣链会所2.jpg趣链会所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C:/Users/admin/Desktop/趣链会所2.jpg趣链会所2"/>
                    <pic:cNvPicPr>
                      <a:picLocks noChangeAspect="1"/>
                    </pic:cNvPicPr>
                  </pic:nvPicPr>
                  <pic:blipFill>
                    <a:blip r:embed="rId21"/>
                    <a:srcRect t="21886" b="21886"/>
                    <a:stretch>
                      <a:fillRect/>
                    </a:stretch>
                  </pic:blipFill>
                  <pic:spPr>
                    <a:xfrm>
                      <a:off x="0" y="0"/>
                      <a:ext cx="2625725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2625725" cy="1969135"/>
            <wp:effectExtent l="0" t="0" r="3175" b="12065"/>
            <wp:docPr id="24" name="图片 24" descr="C:/Users/admin/Desktop/趣链3.jpg趣链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C:/Users/admin/Desktop/趣链3.jpg趣链3"/>
                    <pic:cNvPicPr>
                      <a:picLocks noChangeAspect="1"/>
                    </pic:cNvPicPr>
                  </pic:nvPicPr>
                  <pic:blipFill>
                    <a:blip r:embed="rId22"/>
                    <a:srcRect t="12" b="12"/>
                    <a:stretch>
                      <a:fillRect/>
                    </a:stretch>
                  </pic:blipFill>
                  <pic:spPr>
                    <a:xfrm>
                      <a:off x="0" y="0"/>
                      <a:ext cx="2625725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2625725" cy="1969135"/>
            <wp:effectExtent l="0" t="0" r="3175" b="12065"/>
            <wp:docPr id="11" name="图片 11" descr="C:/Users/admin/Desktop/趣链羽毛球.jpg趣链羽毛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:/Users/admin/Desktop/趣链羽毛球.jpg趣链羽毛球"/>
                    <pic:cNvPicPr>
                      <a:picLocks noChangeAspect="1"/>
                    </pic:cNvPicPr>
                  </pic:nvPicPr>
                  <pic:blipFill>
                    <a:blip r:embed="rId23"/>
                    <a:srcRect l="16" r="16"/>
                    <a:stretch>
                      <a:fillRect/>
                    </a:stretch>
                  </pic:blipFill>
                  <pic:spPr>
                    <a:xfrm>
                      <a:off x="0" y="0"/>
                      <a:ext cx="2625725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2625725" cy="1969135"/>
            <wp:effectExtent l="0" t="0" r="3175" b="12065"/>
            <wp:docPr id="12" name="图片 12" descr="C:/Users/admin/Desktop/趣链健身房.jpg趣链健身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C:/Users/admin/Desktop/趣链健身房.jpg趣链健身房"/>
                    <pic:cNvPicPr>
                      <a:picLocks noChangeAspect="1"/>
                    </pic:cNvPicPr>
                  </pic:nvPicPr>
                  <pic:blipFill>
                    <a:blip r:embed="rId24"/>
                    <a:srcRect l="16" r="16"/>
                    <a:stretch>
                      <a:fillRect/>
                    </a:stretch>
                  </pic:blipFill>
                  <pic:spPr>
                    <a:xfrm>
                      <a:off x="0" y="0"/>
                      <a:ext cx="2625725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7905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default" w:ascii="Times New Roman" w:hAnsi="Times New Roman" w:eastAsia="仿宋_GB2312" w:cs="Times New Roman"/>
          <w:b/>
          <w:bCs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val="en-US" w:eastAsia="zh-CN"/>
        </w:rPr>
        <w:t>5、</w:t>
      </w:r>
      <w:r>
        <w:rPr>
          <w:rFonts w:hint="default" w:ascii="Times New Roman" w:hAnsi="Times New Roman" w:eastAsia="仿宋_GB2312" w:cs="Times New Roman"/>
          <w:b/>
          <w:bCs/>
          <w:i w:val="0"/>
          <w:iCs w:val="0"/>
          <w:caps w:val="0"/>
          <w:color w:val="1C1F23"/>
          <w:spacing w:val="0"/>
          <w:sz w:val="32"/>
          <w:szCs w:val="32"/>
          <w:shd w:val="clear" w:fill="FFFFFF"/>
        </w:rPr>
        <w:t>中威大厦</w:t>
      </w:r>
      <w:r>
        <w:rPr>
          <w:rFonts w:hint="default" w:ascii="Times New Roman" w:hAnsi="Times New Roman" w:eastAsia="仿宋_GB2312" w:cs="Times New Roman"/>
          <w:b/>
          <w:bCs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eastAsia="zh-CN"/>
        </w:rPr>
        <w:t>：</w:t>
      </w: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val="en-US" w:eastAsia="zh-CN"/>
        </w:rPr>
        <w:t>中威大厦采用“委托专业机构运营”模式，核心定位为“中小微企业孵化+综合办公”，当前出租率约88%。2025年园区大手笔投入完成的装修升级，直接带动客户入驻意愿提升，这份装修红利延续至今。目前园区空置房源以100-300㎡小户型为主，且该户型去化速度尚可。租户结构上，行业分布较为分散，涵盖电商、贸易、咨询、小型科技公司等，暂未形成明确的产业集聚效应，其中直播电商类企业占比偏高。配套设施方面，以满足基础办公需求为主，园区内设有食堂、便利店、小型会议室及休闲运动场所，可全方位保障企业日常办公与员工生活需求。</w:t>
      </w: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6"/>
        <w:gridCol w:w="930"/>
        <w:gridCol w:w="870"/>
        <w:gridCol w:w="1005"/>
        <w:gridCol w:w="510"/>
        <w:gridCol w:w="510"/>
        <w:gridCol w:w="870"/>
        <w:gridCol w:w="450"/>
        <w:gridCol w:w="795"/>
        <w:gridCol w:w="1755"/>
      </w:tblGrid>
      <w:tr w14:paraId="2EDE8C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0EE6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园区名称</w:t>
            </w:r>
          </w:p>
        </w:tc>
        <w:tc>
          <w:tcPr>
            <w:tcW w:w="5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0C3F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建筑面积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B2A1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运营模式</w:t>
            </w:r>
          </w:p>
        </w:tc>
        <w:tc>
          <w:tcPr>
            <w:tcW w:w="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ED26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均价（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元/㎡/天【含税】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）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9FDE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得房率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BC11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出租率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4510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装修程度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5F39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免租期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3EA9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付款方式</w:t>
            </w:r>
          </w:p>
        </w:tc>
        <w:tc>
          <w:tcPr>
            <w:tcW w:w="9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B84B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园区配套</w:t>
            </w:r>
          </w:p>
        </w:tc>
      </w:tr>
      <w:tr w14:paraId="69D375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5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A776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中威大厦</w:t>
            </w:r>
          </w:p>
        </w:tc>
        <w:tc>
          <w:tcPr>
            <w:tcW w:w="5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2C21F4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38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  <w:t>000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㎡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8FD4F7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二房东</w:t>
            </w:r>
          </w:p>
        </w:tc>
        <w:tc>
          <w:tcPr>
            <w:tcW w:w="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728590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1.</w:t>
            </w:r>
            <w:r>
              <w:rPr>
                <w:rFonts w:hint="eastAsia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7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-</w:t>
            </w:r>
            <w:r>
              <w:rPr>
                <w:rFonts w:hint="eastAsia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1.95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EAB40E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75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  <w:t>%</w:t>
            </w:r>
          </w:p>
        </w:tc>
        <w:tc>
          <w:tcPr>
            <w:tcW w:w="28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2117B21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88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  <w:t>%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D516B4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精装</w:t>
            </w:r>
          </w:p>
        </w:tc>
        <w:tc>
          <w:tcPr>
            <w:tcW w:w="2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59A6C6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  <w:t>1-3</w:t>
            </w:r>
          </w:p>
        </w:tc>
        <w:tc>
          <w:tcPr>
            <w:tcW w:w="43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262BE8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季付</w:t>
            </w:r>
          </w:p>
        </w:tc>
        <w:tc>
          <w:tcPr>
            <w:tcW w:w="9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87BA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食堂、图文店、会议室、便利店</w:t>
            </w:r>
          </w:p>
        </w:tc>
      </w:tr>
    </w:tbl>
    <w:p w14:paraId="7C9782E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5264785" cy="876935"/>
            <wp:effectExtent l="0" t="0" r="12065" b="18415"/>
            <wp:docPr id="28" name="图片 28" descr="中威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中威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E150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2592070" cy="1943735"/>
            <wp:effectExtent l="0" t="0" r="17780" b="18415"/>
            <wp:docPr id="34" name="图片 34" descr="C:/Users/admin/Desktop/中威1.jpg中威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C:/Users/admin/Desktop/中威1.jpg中威1"/>
                    <pic:cNvPicPr>
                      <a:picLocks noChangeAspect="1"/>
                    </pic:cNvPicPr>
                  </pic:nvPicPr>
                  <pic:blipFill>
                    <a:blip r:embed="rId26"/>
                    <a:srcRect t="24" b="24"/>
                    <a:stretch>
                      <a:fillRect/>
                    </a:stretch>
                  </pic:blipFill>
                  <pic:spPr>
                    <a:xfrm>
                      <a:off x="0" y="0"/>
                      <a:ext cx="259207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2592070" cy="1943735"/>
            <wp:effectExtent l="0" t="0" r="17780" b="18415"/>
            <wp:docPr id="37" name="图片 37" descr="C:/Users/admin/Desktop/中威茶室.jpg中威茶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C:/Users/admin/Desktop/中威茶室.jpg中威茶室"/>
                    <pic:cNvPicPr>
                      <a:picLocks noChangeAspect="1"/>
                    </pic:cNvPicPr>
                  </pic:nvPicPr>
                  <pic:blipFill>
                    <a:blip r:embed="rId27"/>
                    <a:srcRect t="12" b="12"/>
                    <a:stretch>
                      <a:fillRect/>
                    </a:stretch>
                  </pic:blipFill>
                  <pic:spPr>
                    <a:xfrm>
                      <a:off x="0" y="0"/>
                      <a:ext cx="259207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2592070" cy="1943735"/>
            <wp:effectExtent l="0" t="0" r="17780" b="18415"/>
            <wp:docPr id="35" name="图片 35" descr="C:/Users/admin/Desktop/中威2.jpg中威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C:/Users/admin/Desktop/中威2.jpg中威2"/>
                    <pic:cNvPicPr>
                      <a:picLocks noChangeAspect="1"/>
                    </pic:cNvPicPr>
                  </pic:nvPicPr>
                  <pic:blipFill>
                    <a:blip r:embed="rId28"/>
                    <a:srcRect t="12" b="12"/>
                    <a:stretch>
                      <a:fillRect/>
                    </a:stretch>
                  </pic:blipFill>
                  <pic:spPr>
                    <a:xfrm>
                      <a:off x="0" y="0"/>
                      <a:ext cx="259207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2592070" cy="1943735"/>
            <wp:effectExtent l="0" t="0" r="17780" b="18415"/>
            <wp:docPr id="36" name="图片 36" descr="C:/Users/admin/Desktop/中威4.jpg中威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C:/Users/admin/Desktop/中威4.jpg中威4"/>
                    <pic:cNvPicPr>
                      <a:picLocks noChangeAspect="1"/>
                    </pic:cNvPicPr>
                  </pic:nvPicPr>
                  <pic:blipFill>
                    <a:blip r:embed="rId29"/>
                    <a:srcRect t="12" b="12"/>
                    <a:stretch>
                      <a:fillRect/>
                    </a:stretch>
                  </pic:blipFill>
                  <pic:spPr>
                    <a:xfrm>
                      <a:off x="0" y="0"/>
                      <a:ext cx="259207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DDD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3" w:firstLineChars="200"/>
        <w:jc w:val="both"/>
        <w:textAlignment w:val="auto"/>
        <w:rPr>
          <w:rFonts w:hint="default" w:ascii="Times New Roman" w:hAnsi="Times New Roman" w:eastAsia="仿宋" w:cs="Times New Roman"/>
          <w:sz w:val="32"/>
          <w:szCs w:val="32"/>
          <w:lang w:val="en-US" w:eastAsia="zh-CN"/>
        </w:rPr>
      </w:pPr>
      <w:r>
        <w:rPr>
          <w:rFonts w:hint="default" w:ascii="Times New Roman" w:hAnsi="Times New Roman" w:eastAsia="仿宋_GB2312" w:cs="Times New Roman"/>
          <w:b/>
          <w:bCs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val="en-US" w:eastAsia="zh-CN"/>
        </w:rPr>
        <w:t>6、联络大厦：</w:t>
      </w: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val="en-US" w:eastAsia="zh-CN"/>
        </w:rPr>
        <w:t>联络大厦当前出租率约85%，是区域内产业园区的成交热门项目，入驻客群以电商直播企业为主。尽管该类企业带来了较高的客户流失率，但园区整体出租流转效率同样保持高位。目前园区空置房源以500㎡左右的中大户型为主，核心依托临近地铁7号线的优越地理位置形成招商优势，同时提供定制精装修交付服务。值得关注的是，该园区此前并未配套过多办公家具，今年也紧跟市场硬件内卷趋势发力，新增高品质办公家具配置，进一步提升了招商竞争力。</w:t>
      </w:r>
    </w:p>
    <w:tbl>
      <w:tblPr>
        <w:tblStyle w:val="6"/>
        <w:tblW w:w="5001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7"/>
        <w:gridCol w:w="765"/>
        <w:gridCol w:w="930"/>
        <w:gridCol w:w="1032"/>
        <w:gridCol w:w="694"/>
        <w:gridCol w:w="624"/>
        <w:gridCol w:w="851"/>
        <w:gridCol w:w="623"/>
        <w:gridCol w:w="880"/>
        <w:gridCol w:w="1277"/>
      </w:tblGrid>
      <w:tr w14:paraId="5E4E8C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47F5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园区名称</w:t>
            </w: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875C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建筑面积</w:t>
            </w:r>
          </w:p>
        </w:tc>
        <w:tc>
          <w:tcPr>
            <w:tcW w:w="5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C99A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运营模式</w:t>
            </w:r>
          </w:p>
        </w:tc>
        <w:tc>
          <w:tcPr>
            <w:tcW w:w="5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C685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均价（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元/㎡/天【含税】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）</w:t>
            </w:r>
          </w:p>
        </w:tc>
        <w:tc>
          <w:tcPr>
            <w:tcW w:w="3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E08E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得房率</w:t>
            </w:r>
          </w:p>
        </w:tc>
        <w:tc>
          <w:tcPr>
            <w:tcW w:w="3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96A16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出租率</w:t>
            </w:r>
          </w:p>
        </w:tc>
        <w:tc>
          <w:tcPr>
            <w:tcW w:w="4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1EFE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装修程度</w:t>
            </w:r>
          </w:p>
        </w:tc>
        <w:tc>
          <w:tcPr>
            <w:tcW w:w="3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754A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免租期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BE6E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付款方式</w:t>
            </w:r>
          </w:p>
        </w:tc>
        <w:tc>
          <w:tcPr>
            <w:tcW w:w="7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96150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园区配套</w:t>
            </w:r>
          </w:p>
        </w:tc>
      </w:tr>
      <w:tr w14:paraId="0C247C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7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B4CB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联络大厦</w:t>
            </w:r>
          </w:p>
        </w:tc>
        <w:tc>
          <w:tcPr>
            <w:tcW w:w="4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D37ED4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  <w:t>100000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㎡</w:t>
            </w:r>
          </w:p>
        </w:tc>
        <w:tc>
          <w:tcPr>
            <w:tcW w:w="5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084EA6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自营</w:t>
            </w:r>
          </w:p>
        </w:tc>
        <w:tc>
          <w:tcPr>
            <w:tcW w:w="5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BF90EE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1.6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  <w:t>-</w:t>
            </w:r>
            <w:r>
              <w:rPr>
                <w:rFonts w:hint="eastAsia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2.0</w:t>
            </w:r>
          </w:p>
        </w:tc>
        <w:tc>
          <w:tcPr>
            <w:tcW w:w="3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CB249C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75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  <w:t>%</w:t>
            </w:r>
          </w:p>
        </w:tc>
        <w:tc>
          <w:tcPr>
            <w:tcW w:w="3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056511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85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  <w:t>%</w:t>
            </w:r>
          </w:p>
        </w:tc>
        <w:tc>
          <w:tcPr>
            <w:tcW w:w="46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48F038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精装</w:t>
            </w:r>
          </w:p>
        </w:tc>
        <w:tc>
          <w:tcPr>
            <w:tcW w:w="3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F72F66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  <w:t>1-3</w:t>
            </w:r>
          </w:p>
        </w:tc>
        <w:tc>
          <w:tcPr>
            <w:tcW w:w="4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E5DF7E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季付</w:t>
            </w:r>
          </w:p>
        </w:tc>
        <w:tc>
          <w:tcPr>
            <w:tcW w:w="7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96165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食堂、图文店、便利店</w:t>
            </w:r>
          </w:p>
        </w:tc>
      </w:tr>
    </w:tbl>
    <w:p w14:paraId="2B14CBB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5266055" cy="826135"/>
            <wp:effectExtent l="0" t="0" r="10795" b="12065"/>
            <wp:docPr id="29" name="图片 29" descr="联络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联络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05FC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2625725" cy="1969135"/>
            <wp:effectExtent l="0" t="0" r="3175" b="12065"/>
            <wp:docPr id="21" name="图片 21" descr="C:/Users/admin/Desktop/联络1.jpg联络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C:/Users/admin/Desktop/联络1.jpg联络1"/>
                    <pic:cNvPicPr>
                      <a:picLocks noChangeAspect="1"/>
                    </pic:cNvPicPr>
                  </pic:nvPicPr>
                  <pic:blipFill>
                    <a:blip r:embed="rId31"/>
                    <a:srcRect t="12" b="12"/>
                    <a:stretch>
                      <a:fillRect/>
                    </a:stretch>
                  </pic:blipFill>
                  <pic:spPr>
                    <a:xfrm>
                      <a:off x="0" y="0"/>
                      <a:ext cx="2625725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2625725" cy="1969135"/>
            <wp:effectExtent l="0" t="0" r="3175" b="12065"/>
            <wp:docPr id="20" name="图片 20" descr="C:/Users/admin/Desktop/联络2.jpg联络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C:/Users/admin/Desktop/联络2.jpg联络2"/>
                    <pic:cNvPicPr>
                      <a:picLocks noChangeAspect="1"/>
                    </pic:cNvPicPr>
                  </pic:nvPicPr>
                  <pic:blipFill>
                    <a:blip r:embed="rId32"/>
                    <a:srcRect t="12" b="12"/>
                    <a:stretch>
                      <a:fillRect/>
                    </a:stretch>
                  </pic:blipFill>
                  <pic:spPr>
                    <a:xfrm>
                      <a:off x="0" y="0"/>
                      <a:ext cx="2625725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2625725" cy="1969135"/>
            <wp:effectExtent l="0" t="0" r="3175" b="12065"/>
            <wp:docPr id="19" name="图片 19" descr="C:/Users/admin/Desktop/联络3.jpg联络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C:/Users/admin/Desktop/联络3.jpg联络3"/>
                    <pic:cNvPicPr>
                      <a:picLocks noChangeAspect="1"/>
                    </pic:cNvPicPr>
                  </pic:nvPicPr>
                  <pic:blipFill>
                    <a:blip r:embed="rId33"/>
                    <a:srcRect t="12" b="12"/>
                    <a:stretch>
                      <a:fillRect/>
                    </a:stretch>
                  </pic:blipFill>
                  <pic:spPr>
                    <a:xfrm>
                      <a:off x="0" y="0"/>
                      <a:ext cx="2625725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2625725" cy="1969135"/>
            <wp:effectExtent l="0" t="0" r="3175" b="12065"/>
            <wp:docPr id="18" name="图片 18" descr="联络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联络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25725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F7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51" w:firstLineChars="200"/>
        <w:jc w:val="both"/>
        <w:textAlignment w:val="auto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Style w:val="8"/>
          <w:rFonts w:hint="default" w:ascii="Times New Roman" w:hAnsi="Times New Roman" w:eastAsia="黑体" w:cs="Times New Roman"/>
          <w:b/>
          <w:bCs/>
          <w:spacing w:val="2"/>
          <w:sz w:val="32"/>
          <w:szCs w:val="32"/>
          <w:highlight w:val="none"/>
          <w:lang w:val="en-US" w:eastAsia="zh-CN"/>
        </w:rPr>
        <w:t>7、</w:t>
      </w:r>
      <w:r>
        <w:rPr>
          <w:rFonts w:hint="default" w:ascii="Times New Roman" w:hAnsi="Times New Roman" w:eastAsia="仿宋_GB2312" w:cs="Times New Roman"/>
          <w:b/>
          <w:bCs/>
          <w:i w:val="0"/>
          <w:iCs w:val="0"/>
          <w:caps w:val="0"/>
          <w:color w:val="1C1F23"/>
          <w:spacing w:val="0"/>
          <w:sz w:val="32"/>
          <w:szCs w:val="32"/>
          <w:shd w:val="clear" w:fill="FFFFFF"/>
        </w:rPr>
        <w:t>中胜光网大厦</w:t>
      </w:r>
      <w:r>
        <w:rPr>
          <w:rFonts w:hint="default" w:ascii="Times New Roman" w:hAnsi="Times New Roman" w:eastAsia="仿宋_GB2312" w:cs="Times New Roman"/>
          <w:b/>
          <w:bCs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eastAsia="zh-CN"/>
        </w:rPr>
        <w:t>：</w:t>
      </w:r>
      <w:r>
        <w:rPr>
          <w:rFonts w:hint="default" w:ascii="Times New Roman" w:hAnsi="Times New Roman" w:eastAsia="仿宋_GB2312" w:cs="Times New Roman"/>
          <w:i w:val="0"/>
          <w:iCs w:val="0"/>
          <w:caps w:val="0"/>
          <w:color w:val="1C1F23"/>
          <w:spacing w:val="0"/>
          <w:sz w:val="32"/>
          <w:szCs w:val="32"/>
          <w:shd w:val="clear" w:fill="FFFFFF"/>
          <w:lang w:val="en-US" w:eastAsia="zh-CN"/>
        </w:rPr>
        <w:t>中胜光网大厦以自营为核心运营模式，当前出租率为85%，空置房源以60-300㎡精装中小户型为主。园区租户以通信技术、网络服务类企业为主体，产业集聚度中等，同时有部分直播电商类企业入驻。目前该园区的硬件装修标准及办公家具配置较以往有大幅提升，且地理位置十分优越，距星民路地铁站仅500米，招商竞争优势凸显。</w:t>
      </w:r>
    </w:p>
    <w:tbl>
      <w:tblPr>
        <w:tblStyle w:val="6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6"/>
        <w:gridCol w:w="825"/>
        <w:gridCol w:w="780"/>
        <w:gridCol w:w="915"/>
        <w:gridCol w:w="555"/>
        <w:gridCol w:w="690"/>
        <w:gridCol w:w="870"/>
        <w:gridCol w:w="645"/>
        <w:gridCol w:w="915"/>
        <w:gridCol w:w="1649"/>
      </w:tblGrid>
      <w:tr w14:paraId="32591B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72DE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园区名称</w:t>
            </w:r>
          </w:p>
        </w:tc>
        <w:tc>
          <w:tcPr>
            <w:tcW w:w="4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82A2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建筑面积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761F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运营模式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AB2C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均价（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元/㎡/天【含税】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）</w:t>
            </w:r>
          </w:p>
        </w:tc>
        <w:tc>
          <w:tcPr>
            <w:tcW w:w="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8D4C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得房率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06A6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出租率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04E1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装修程度</w:t>
            </w:r>
          </w:p>
        </w:tc>
        <w:tc>
          <w:tcPr>
            <w:tcW w:w="3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89BA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免租期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1FF3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付款方式</w:t>
            </w:r>
          </w:p>
        </w:tc>
        <w:tc>
          <w:tcPr>
            <w:tcW w:w="9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5D9D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园区配套</w:t>
            </w:r>
          </w:p>
        </w:tc>
      </w:tr>
      <w:tr w14:paraId="176CDC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4C34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中胜光网大厦</w:t>
            </w:r>
          </w:p>
        </w:tc>
        <w:tc>
          <w:tcPr>
            <w:tcW w:w="4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F7B7DD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52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  <w:t>000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㎡</w:t>
            </w:r>
          </w:p>
        </w:tc>
        <w:tc>
          <w:tcPr>
            <w:tcW w:w="43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F505BC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自营+二房东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F84A9B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1.6-</w:t>
            </w:r>
            <w:r>
              <w:rPr>
                <w:rFonts w:hint="eastAsia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1.95</w:t>
            </w:r>
          </w:p>
        </w:tc>
        <w:tc>
          <w:tcPr>
            <w:tcW w:w="30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E7D19F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75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  <w:t>%</w:t>
            </w:r>
          </w:p>
        </w:tc>
        <w:tc>
          <w:tcPr>
            <w:tcW w:w="3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43DB86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85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  <w:t>%</w:t>
            </w:r>
          </w:p>
        </w:tc>
        <w:tc>
          <w:tcPr>
            <w:tcW w:w="48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97F887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精装</w:t>
            </w:r>
          </w:p>
        </w:tc>
        <w:tc>
          <w:tcPr>
            <w:tcW w:w="3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FC3172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  <w:t>1-3</w:t>
            </w:r>
          </w:p>
        </w:tc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3F18F1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季付</w:t>
            </w:r>
          </w:p>
        </w:tc>
        <w:tc>
          <w:tcPr>
            <w:tcW w:w="9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17477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食堂、图文店、便利店</w:t>
            </w:r>
          </w:p>
        </w:tc>
      </w:tr>
    </w:tbl>
    <w:p w14:paraId="008E5C8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5266690" cy="848995"/>
            <wp:effectExtent l="0" t="0" r="10160" b="8255"/>
            <wp:docPr id="33" name="图片 33" descr="中胜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中胜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0EE2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2777490" cy="1969135"/>
            <wp:effectExtent l="0" t="0" r="3810" b="12065"/>
            <wp:docPr id="26" name="图片 26" descr="C:/Users/admin/Desktop/中胜2.jpg中胜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C:/Users/admin/Desktop/中胜2.jpg中胜2"/>
                    <pic:cNvPicPr>
                      <a:picLocks noChangeAspect="1"/>
                    </pic:cNvPicPr>
                  </pic:nvPicPr>
                  <pic:blipFill>
                    <a:blip r:embed="rId36"/>
                    <a:srcRect t="12" b="12"/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2800350" cy="1964690"/>
            <wp:effectExtent l="0" t="0" r="0" b="16510"/>
            <wp:docPr id="25" name="图片 25" descr="C:/Users/admin/Desktop/中胜3.jpg中胜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C:/Users/admin/Desktop/中胜3.jpg中胜3"/>
                    <pic:cNvPicPr>
                      <a:picLocks noChangeAspect="1"/>
                    </pic:cNvPicPr>
                  </pic:nvPicPr>
                  <pic:blipFill>
                    <a:blip r:embed="rId37"/>
                    <a:srcRect t="12" b="12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2787650" cy="2061845"/>
            <wp:effectExtent l="0" t="0" r="12700" b="14605"/>
            <wp:docPr id="23" name="图片 23" descr="C:/Users/admin/Desktop/中胜4.jpg中胜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C:/Users/admin/Desktop/中胜4.jpg中胜4"/>
                    <pic:cNvPicPr>
                      <a:picLocks noChangeAspect="1"/>
                    </pic:cNvPicPr>
                  </pic:nvPicPr>
                  <pic:blipFill>
                    <a:blip r:embed="rId38"/>
                    <a:srcRect t="12" b="12"/>
                    <a:stretch>
                      <a:fillRect/>
                    </a:stretch>
                  </pic:blipFill>
                  <pic:spPr>
                    <a:xfrm>
                      <a:off x="0" y="0"/>
                      <a:ext cx="278765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drawing>
          <wp:inline distT="0" distB="0" distL="114300" distR="114300">
            <wp:extent cx="2761615" cy="2049780"/>
            <wp:effectExtent l="0" t="0" r="635" b="7620"/>
            <wp:docPr id="22" name="图片 22" descr="C:/Users/admin/Desktop/中胜5.jpg中胜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C:/Users/admin/Desktop/中胜5.jpg中胜5"/>
                    <pic:cNvPicPr>
                      <a:picLocks noChangeAspect="1"/>
                    </pic:cNvPicPr>
                  </pic:nvPicPr>
                  <pic:blipFill>
                    <a:blip r:embed="rId39"/>
                    <a:srcRect t="12" b="12"/>
                    <a:stretch>
                      <a:fillRect/>
                    </a:stretch>
                  </pic:blipFill>
                  <pic:spPr>
                    <a:xfrm>
                      <a:off x="0" y="0"/>
                      <a:ext cx="2761615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10F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8" w:firstLineChars="200"/>
        <w:jc w:val="both"/>
        <w:textAlignment w:val="auto"/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8"/>
          <w:rFonts w:hint="default" w:ascii="Times New Roman" w:hAnsi="Times New Roman" w:eastAsia="黑体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二、总结与分析</w:t>
      </w:r>
    </w:p>
    <w:p w14:paraId="09BF21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center"/>
        <w:textAlignment w:val="auto"/>
        <w:rPr>
          <w:rStyle w:val="8"/>
          <w:rFonts w:hint="default" w:ascii="Times New Roman" w:hAnsi="Times New Roman" w:eastAsia="仿宋_GB2312" w:cs="Times New Roman"/>
          <w:b/>
          <w:bCs/>
          <w:spacing w:val="2"/>
          <w:sz w:val="32"/>
          <w:szCs w:val="32"/>
          <w:highlight w:val="none"/>
          <w:lang w:val="en-US" w:eastAsia="zh-CN"/>
        </w:rPr>
      </w:pPr>
      <w:r>
        <w:rPr>
          <w:rStyle w:val="8"/>
          <w:rFonts w:hint="default" w:ascii="Times New Roman" w:hAnsi="Times New Roman" w:eastAsia="仿宋_GB2312" w:cs="Times New Roman"/>
          <w:b/>
          <w:bCs/>
          <w:spacing w:val="2"/>
          <w:sz w:val="32"/>
          <w:szCs w:val="32"/>
          <w:highlight w:val="none"/>
          <w:lang w:val="en-US" w:eastAsia="zh-CN"/>
        </w:rPr>
        <w:t>1、</w:t>
      </w:r>
      <w:r>
        <w:rPr>
          <w:rStyle w:val="8"/>
          <w:rFonts w:hint="default" w:ascii="Times New Roman" w:hAnsi="Times New Roman" w:eastAsia="仿宋_GB2312" w:cs="Times New Roman"/>
          <w:b/>
          <w:bCs/>
          <w:spacing w:val="2"/>
          <w:sz w:val="28"/>
          <w:szCs w:val="28"/>
          <w:highlight w:val="none"/>
          <w:lang w:val="en-US" w:eastAsia="zh-CN"/>
        </w:rPr>
        <w:t>周边园区调研情况一览表</w:t>
      </w:r>
    </w:p>
    <w:tbl>
      <w:tblPr>
        <w:tblStyle w:val="6"/>
        <w:tblpPr w:leftFromText="180" w:rightFromText="180" w:vertAnchor="text" w:horzAnchor="page" w:tblpX="1165" w:tblpY="630"/>
        <w:tblOverlap w:val="never"/>
        <w:tblW w:w="566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7"/>
        <w:gridCol w:w="903"/>
        <w:gridCol w:w="840"/>
        <w:gridCol w:w="1200"/>
        <w:gridCol w:w="975"/>
        <w:gridCol w:w="525"/>
        <w:gridCol w:w="615"/>
        <w:gridCol w:w="870"/>
        <w:gridCol w:w="645"/>
        <w:gridCol w:w="750"/>
        <w:gridCol w:w="2071"/>
      </w:tblGrid>
      <w:tr w14:paraId="54E15D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atLeast"/>
        </w:trPr>
        <w:tc>
          <w:tcPr>
            <w:tcW w:w="4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5092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园区名称</w:t>
            </w:r>
          </w:p>
        </w:tc>
        <w:tc>
          <w:tcPr>
            <w:tcW w:w="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D89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建筑面积</w:t>
            </w:r>
          </w:p>
        </w:tc>
        <w:tc>
          <w:tcPr>
            <w:tcW w:w="4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8424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运营模式</w:t>
            </w:r>
          </w:p>
        </w:tc>
        <w:tc>
          <w:tcPr>
            <w:tcW w:w="5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EFF5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产业分布</w:t>
            </w:r>
          </w:p>
        </w:tc>
        <w:tc>
          <w:tcPr>
            <w:tcW w:w="4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56E1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均价（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元/㎡/天</w:t>
            </w:r>
          </w:p>
        </w:tc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469E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得房率</w:t>
            </w:r>
          </w:p>
        </w:tc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F942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出租率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289F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装修程度</w:t>
            </w:r>
          </w:p>
        </w:tc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FF6F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免租期</w:t>
            </w:r>
          </w:p>
        </w:tc>
        <w:tc>
          <w:tcPr>
            <w:tcW w:w="3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658A9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付款方式</w:t>
            </w:r>
          </w:p>
        </w:tc>
        <w:tc>
          <w:tcPr>
            <w:tcW w:w="10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6A87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园区配套</w:t>
            </w:r>
          </w:p>
        </w:tc>
      </w:tr>
      <w:tr w14:paraId="1908B9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0" w:hRule="atLeast"/>
        </w:trPr>
        <w:tc>
          <w:tcPr>
            <w:tcW w:w="4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7F8D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山科大厦</w:t>
            </w:r>
          </w:p>
        </w:tc>
        <w:tc>
          <w:tcPr>
            <w:tcW w:w="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B78A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30000㎡</w:t>
            </w:r>
          </w:p>
        </w:tc>
        <w:tc>
          <w:tcPr>
            <w:tcW w:w="4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CEBE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自营</w:t>
            </w:r>
          </w:p>
        </w:tc>
        <w:tc>
          <w:tcPr>
            <w:tcW w:w="5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1FC9C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互联网+电商</w:t>
            </w:r>
          </w:p>
        </w:tc>
        <w:tc>
          <w:tcPr>
            <w:tcW w:w="4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2D80A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1.5-</w:t>
            </w:r>
            <w:r>
              <w:rPr>
                <w:rFonts w:hint="eastAsia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1.8</w:t>
            </w:r>
          </w:p>
        </w:tc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A487A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  <w:t>70%</w:t>
            </w:r>
          </w:p>
        </w:tc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B8355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83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  <w:t>%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3CA6E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精装</w:t>
            </w:r>
          </w:p>
        </w:tc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9A7AF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  <w:t>1-2</w:t>
            </w:r>
          </w:p>
        </w:tc>
        <w:tc>
          <w:tcPr>
            <w:tcW w:w="3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AAAD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季付</w:t>
            </w:r>
          </w:p>
        </w:tc>
        <w:tc>
          <w:tcPr>
            <w:tcW w:w="10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5FABB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食堂、商务包厢、图文店、便利店、瑞幸咖啡</w:t>
            </w:r>
          </w:p>
        </w:tc>
      </w:tr>
      <w:tr w14:paraId="682FAD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1EB3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鸿泉大厦</w:t>
            </w:r>
          </w:p>
        </w:tc>
        <w:tc>
          <w:tcPr>
            <w:tcW w:w="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1E3C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41196.4㎡</w:t>
            </w:r>
          </w:p>
        </w:tc>
        <w:tc>
          <w:tcPr>
            <w:tcW w:w="4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3945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自营+二房东</w:t>
            </w:r>
          </w:p>
        </w:tc>
        <w:tc>
          <w:tcPr>
            <w:tcW w:w="5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15CFB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电商直播</w:t>
            </w:r>
          </w:p>
        </w:tc>
        <w:tc>
          <w:tcPr>
            <w:tcW w:w="4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55E56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1.5-1.</w:t>
            </w:r>
            <w:r>
              <w:rPr>
                <w:rFonts w:hint="eastAsia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7</w:t>
            </w:r>
          </w:p>
        </w:tc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5597B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  <w:t>72%</w:t>
            </w:r>
          </w:p>
        </w:tc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5670A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80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  <w:t>%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03C21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精装</w:t>
            </w:r>
          </w:p>
        </w:tc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8FD93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  <w:t>1-3</w:t>
            </w:r>
          </w:p>
        </w:tc>
        <w:tc>
          <w:tcPr>
            <w:tcW w:w="3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81CFF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季付</w:t>
            </w:r>
          </w:p>
        </w:tc>
        <w:tc>
          <w:tcPr>
            <w:tcW w:w="10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F2F96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食堂、图文店、便利店、</w:t>
            </w:r>
            <w:r>
              <w:rPr>
                <w:rFonts w:hint="eastAsia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包厢、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咖啡、健身房、羽毛球</w:t>
            </w:r>
          </w:p>
        </w:tc>
      </w:tr>
      <w:tr w14:paraId="06AB5B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E6AC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海威天地</w:t>
            </w:r>
          </w:p>
        </w:tc>
        <w:tc>
          <w:tcPr>
            <w:tcW w:w="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D33CB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65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  <w:t>000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㎡</w:t>
            </w:r>
          </w:p>
        </w:tc>
        <w:tc>
          <w:tcPr>
            <w:tcW w:w="4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D2AB8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委托运营</w:t>
            </w:r>
          </w:p>
        </w:tc>
        <w:tc>
          <w:tcPr>
            <w:tcW w:w="5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1E4F4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直播电商、广告设计、文化传播</w:t>
            </w:r>
          </w:p>
        </w:tc>
        <w:tc>
          <w:tcPr>
            <w:tcW w:w="4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998B80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1.6-</w:t>
            </w:r>
            <w:r>
              <w:rPr>
                <w:rFonts w:hint="eastAsia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1.9</w:t>
            </w:r>
          </w:p>
        </w:tc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CA917E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75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  <w:t>%</w:t>
            </w:r>
          </w:p>
        </w:tc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07F328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85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  <w:t>%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49E519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精装</w:t>
            </w:r>
          </w:p>
        </w:tc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E99781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  <w:t>1-3</w:t>
            </w:r>
          </w:p>
        </w:tc>
        <w:tc>
          <w:tcPr>
            <w:tcW w:w="3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7844A7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季付</w:t>
            </w:r>
          </w:p>
        </w:tc>
        <w:tc>
          <w:tcPr>
            <w:tcW w:w="10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8C5F0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共享商场、影院、餐饮街</w:t>
            </w:r>
          </w:p>
        </w:tc>
      </w:tr>
      <w:tr w14:paraId="7E813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8588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趣链大厦</w:t>
            </w:r>
          </w:p>
        </w:tc>
        <w:tc>
          <w:tcPr>
            <w:tcW w:w="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4BF625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  <w:t>81854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㎡</w:t>
            </w:r>
          </w:p>
        </w:tc>
        <w:tc>
          <w:tcPr>
            <w:tcW w:w="4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D76609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自营</w:t>
            </w:r>
          </w:p>
        </w:tc>
        <w:tc>
          <w:tcPr>
            <w:tcW w:w="5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1F452A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电商+科技</w:t>
            </w:r>
          </w:p>
        </w:tc>
        <w:tc>
          <w:tcPr>
            <w:tcW w:w="4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8CD765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1.</w:t>
            </w:r>
            <w:r>
              <w:rPr>
                <w:rFonts w:hint="eastAsia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6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-</w:t>
            </w:r>
            <w:r>
              <w:rPr>
                <w:rFonts w:hint="eastAsia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1.9</w:t>
            </w:r>
          </w:p>
        </w:tc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F318DE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  <w:t>73%</w:t>
            </w:r>
          </w:p>
        </w:tc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CDD194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90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  <w:t>%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AEDBAB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精装</w:t>
            </w:r>
          </w:p>
        </w:tc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AC5B75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  <w:t>1-3</w:t>
            </w:r>
          </w:p>
        </w:tc>
        <w:tc>
          <w:tcPr>
            <w:tcW w:w="3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511198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季付</w:t>
            </w:r>
          </w:p>
        </w:tc>
        <w:tc>
          <w:tcPr>
            <w:tcW w:w="10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737B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便利店、面包店、健身房、图文店</w:t>
            </w:r>
            <w:r>
              <w:rPr>
                <w:rFonts w:hint="eastAsia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、包厢等</w:t>
            </w:r>
          </w:p>
        </w:tc>
      </w:tr>
      <w:tr w14:paraId="224CE4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8A76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中威大厦</w:t>
            </w:r>
          </w:p>
        </w:tc>
        <w:tc>
          <w:tcPr>
            <w:tcW w:w="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400AB4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38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  <w:t>000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㎡</w:t>
            </w:r>
          </w:p>
        </w:tc>
        <w:tc>
          <w:tcPr>
            <w:tcW w:w="4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530921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二房东</w:t>
            </w:r>
          </w:p>
        </w:tc>
        <w:tc>
          <w:tcPr>
            <w:tcW w:w="5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C053DC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电商、贸易、咨询、小型科技公司</w:t>
            </w:r>
          </w:p>
        </w:tc>
        <w:tc>
          <w:tcPr>
            <w:tcW w:w="4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9B61DA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1.</w:t>
            </w:r>
            <w:r>
              <w:rPr>
                <w:rFonts w:hint="eastAsia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7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-</w:t>
            </w:r>
            <w:r>
              <w:rPr>
                <w:rFonts w:hint="eastAsia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1.95</w:t>
            </w:r>
          </w:p>
        </w:tc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F74C3E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75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  <w:t>%</w:t>
            </w:r>
          </w:p>
        </w:tc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ED9333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88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  <w:t>%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3BC1EC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精装</w:t>
            </w:r>
          </w:p>
        </w:tc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967C72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  <w:t>1-3</w:t>
            </w:r>
          </w:p>
        </w:tc>
        <w:tc>
          <w:tcPr>
            <w:tcW w:w="3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BDE3A4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季付</w:t>
            </w:r>
          </w:p>
        </w:tc>
        <w:tc>
          <w:tcPr>
            <w:tcW w:w="10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346CB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食堂、图文店、会议室、便利店</w:t>
            </w:r>
          </w:p>
        </w:tc>
      </w:tr>
      <w:tr w14:paraId="1B6671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EDFC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联络大厦</w:t>
            </w:r>
          </w:p>
        </w:tc>
        <w:tc>
          <w:tcPr>
            <w:tcW w:w="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E0DDC1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  <w:t>100000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㎡</w:t>
            </w:r>
          </w:p>
        </w:tc>
        <w:tc>
          <w:tcPr>
            <w:tcW w:w="4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8EBFC1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自营</w:t>
            </w:r>
          </w:p>
        </w:tc>
        <w:tc>
          <w:tcPr>
            <w:tcW w:w="5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1CA7EF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直播电商+商贸</w:t>
            </w:r>
          </w:p>
        </w:tc>
        <w:tc>
          <w:tcPr>
            <w:tcW w:w="4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A2FDB1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1.6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  <w:t>-</w:t>
            </w:r>
            <w:r>
              <w:rPr>
                <w:rFonts w:hint="eastAsia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2.0</w:t>
            </w:r>
          </w:p>
        </w:tc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20E9EA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75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  <w:t>%</w:t>
            </w:r>
          </w:p>
        </w:tc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5C0FA8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85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  <w:t>%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BFA6A4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精装</w:t>
            </w:r>
          </w:p>
        </w:tc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5D27EF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  <w:t>1-3</w:t>
            </w:r>
          </w:p>
        </w:tc>
        <w:tc>
          <w:tcPr>
            <w:tcW w:w="3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FAE2F9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季付</w:t>
            </w:r>
          </w:p>
        </w:tc>
        <w:tc>
          <w:tcPr>
            <w:tcW w:w="10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7543F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食堂、图文店、便利店</w:t>
            </w:r>
          </w:p>
        </w:tc>
      </w:tr>
      <w:tr w14:paraId="10CADE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42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0F68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中胜光网大厦</w:t>
            </w:r>
          </w:p>
        </w:tc>
        <w:tc>
          <w:tcPr>
            <w:tcW w:w="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451828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52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  <w:t>000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㎡</w:t>
            </w:r>
          </w:p>
        </w:tc>
        <w:tc>
          <w:tcPr>
            <w:tcW w:w="4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422439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自营+二房东</w:t>
            </w:r>
          </w:p>
        </w:tc>
        <w:tc>
          <w:tcPr>
            <w:tcW w:w="5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B28D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通信技术、网络服务</w:t>
            </w:r>
          </w:p>
        </w:tc>
        <w:tc>
          <w:tcPr>
            <w:tcW w:w="47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26F9B2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1.6-</w:t>
            </w:r>
            <w:r>
              <w:rPr>
                <w:rFonts w:hint="eastAsia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1.95</w:t>
            </w:r>
          </w:p>
        </w:tc>
        <w:tc>
          <w:tcPr>
            <w:tcW w:w="2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7D4AE5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75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  <w:t>%</w:t>
            </w:r>
          </w:p>
        </w:tc>
        <w:tc>
          <w:tcPr>
            <w:tcW w:w="2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63D6E2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85</w:t>
            </w: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  <w:t>%</w:t>
            </w:r>
          </w:p>
        </w:tc>
        <w:tc>
          <w:tcPr>
            <w:tcW w:w="4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7DDDC1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精装</w:t>
            </w:r>
          </w:p>
        </w:tc>
        <w:tc>
          <w:tcPr>
            <w:tcW w:w="3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7AD4F5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/>
              </w:rPr>
              <w:t>1-3</w:t>
            </w:r>
          </w:p>
        </w:tc>
        <w:tc>
          <w:tcPr>
            <w:tcW w:w="3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BA6E8A">
            <w:pPr>
              <w:jc w:val="center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季付</w:t>
            </w:r>
          </w:p>
        </w:tc>
        <w:tc>
          <w:tcPr>
            <w:tcW w:w="10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3B8B1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both"/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仿宋_GB2312" w:cs="Times New Roman"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食堂、图文店、便利店</w:t>
            </w:r>
          </w:p>
        </w:tc>
      </w:tr>
    </w:tbl>
    <w:p w14:paraId="7C1843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51" w:firstLineChars="200"/>
        <w:jc w:val="both"/>
        <w:textAlignment w:val="auto"/>
        <w:rPr>
          <w:rStyle w:val="8"/>
          <w:rFonts w:hint="default" w:ascii="Times New Roman" w:hAnsi="Times New Roman" w:eastAsia="仿宋_GB2312" w:cs="Times New Roman"/>
          <w:b/>
          <w:bCs/>
          <w:spacing w:val="2"/>
          <w:sz w:val="32"/>
          <w:szCs w:val="32"/>
          <w:highlight w:val="none"/>
          <w:lang w:val="en-US" w:eastAsia="zh-CN"/>
        </w:rPr>
      </w:pPr>
      <w:r>
        <w:rPr>
          <w:rStyle w:val="8"/>
          <w:rFonts w:hint="default" w:ascii="Times New Roman" w:hAnsi="Times New Roman" w:eastAsia="仿宋_GB2312" w:cs="Times New Roman"/>
          <w:b/>
          <w:bCs/>
          <w:spacing w:val="2"/>
          <w:sz w:val="32"/>
          <w:szCs w:val="32"/>
          <w:highlight w:val="none"/>
          <w:lang w:val="en-US" w:eastAsia="zh-CN"/>
        </w:rPr>
        <w:t>2、针对当前租赁市场的调研分析</w:t>
      </w:r>
    </w:p>
    <w:p w14:paraId="1F783F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8" w:firstLineChars="200"/>
        <w:jc w:val="both"/>
        <w:textAlignment w:val="auto"/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（1）</w:t>
      </w:r>
      <w:ins w:id="0" w:author="碧海蓝天" w:date="2026-03-06T14:54:40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市场</w:t>
        </w:r>
      </w:ins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供求关系失衡进一步加剧：受经济下行大环境影响，部分企业市场及业务量萎缩，为管控成本，企业会选择缩减租赁面积甚至搬迁；</w:t>
      </w:r>
      <w:ins w:id="1" w:author="碧海蓝天" w:date="2026-03-06T14:55:09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新客户</w:t>
        </w:r>
      </w:ins>
      <w:ins w:id="2" w:author="碧海蓝天" w:date="2026-03-06T14:55:10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多为</w:t>
        </w:r>
      </w:ins>
      <w:ins w:id="3" w:author="碧海蓝天" w:date="2026-03-06T14:55:15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中小企业，</w:t>
        </w:r>
      </w:ins>
      <w:ins w:id="4" w:author="碧海蓝天" w:date="2026-03-06T14:55:47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租赁</w:t>
        </w:r>
      </w:ins>
      <w:ins w:id="5" w:author="碧海蓝天" w:date="2026-03-06T14:55:48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需求</w:t>
        </w:r>
      </w:ins>
      <w:ins w:id="6" w:author="碧海蓝天" w:date="2026-03-06T14:55:54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多</w:t>
        </w:r>
      </w:ins>
      <w:ins w:id="7" w:author="碧海蓝天" w:date="2026-03-06T14:55:55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为</w:t>
        </w:r>
      </w:ins>
      <w:ins w:id="8" w:author="碧海蓝天" w:date="2026-03-06T14:55:56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1</w:t>
        </w:r>
      </w:ins>
      <w:ins w:id="9" w:author="碧海蓝天" w:date="2026-03-06T14:55:57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00-</w:t>
        </w:r>
      </w:ins>
      <w:ins w:id="10" w:author="碧海蓝天" w:date="2026-03-06T14:55:58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200</w:t>
        </w:r>
      </w:ins>
      <w:ins w:id="11" w:author="碧海蓝天" w:date="2026-03-06T14:56:13Z">
        <w:r>
          <w:rPr>
            <w:rStyle w:val="8"/>
            <w:rFonts w:hint="eastAsia" w:ascii="宋体" w:hAnsi="宋体" w:eastAsia="宋体" w:cs="宋体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㎡</w:t>
        </w:r>
      </w:ins>
      <w:ins w:id="12" w:author="碧海蓝天" w:date="2026-03-06T14:56:20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，</w:t>
        </w:r>
      </w:ins>
      <w:ins w:id="13" w:author="碧海蓝天" w:date="2026-03-06T14:56:33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大面积</w:t>
        </w:r>
      </w:ins>
      <w:ins w:id="14" w:author="碧海蓝天" w:date="2026-03-06T14:56:34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需求</w:t>
        </w:r>
      </w:ins>
      <w:ins w:id="15" w:author="碧海蓝天" w:date="2026-03-06T14:56:36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客户</w:t>
        </w:r>
      </w:ins>
      <w:ins w:id="16" w:author="碧海蓝天" w:date="2026-03-06T14:56:48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非常</w:t>
        </w:r>
      </w:ins>
      <w:ins w:id="17" w:author="碧海蓝天" w:date="2026-03-06T14:56:49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稀缺</w:t>
        </w:r>
      </w:ins>
      <w:ins w:id="18" w:author="碧海蓝天" w:date="2026-03-06T14:56:50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，</w:t>
        </w:r>
      </w:ins>
      <w:ins w:id="19" w:author="碧海蓝天" w:date="2026-03-06T14:56:51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但</w:t>
        </w:r>
      </w:ins>
      <w:ins w:id="20" w:author="碧海蓝天" w:date="2026-03-06T14:56:52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同时</w:t>
        </w:r>
      </w:ins>
      <w:ins w:id="21" w:author="碧海蓝天" w:date="2026-03-06T14:57:02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周边</w:t>
        </w:r>
      </w:ins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竞品</w:t>
      </w:r>
      <w:ins w:id="22" w:author="碧海蓝天" w:date="2026-03-06T14:57:06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不断</w:t>
        </w:r>
      </w:ins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增加及园区之间租赁同质化现象严重，进一步加剧了</w:t>
      </w:r>
      <w:ins w:id="23" w:author="碧海蓝天" w:date="2026-03-06T14:57:22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租赁</w:t>
        </w:r>
      </w:ins>
      <w:ins w:id="24" w:author="碧海蓝天" w:date="2026-03-06T14:57:25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供求</w:t>
        </w:r>
      </w:ins>
      <w:ins w:id="25" w:author="碧海蓝天" w:date="2026-03-06T14:57:27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失衡</w:t>
        </w:r>
      </w:ins>
      <w:ins w:id="26" w:author="碧海蓝天" w:date="2026-03-06T14:57:28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。</w:t>
        </w:r>
      </w:ins>
      <w:del w:id="27" w:author="碧海蓝天" w:date="2026-03-06T14:57:33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园区</w:delText>
        </w:r>
      </w:del>
      <w:del w:id="28" w:author="碧海蓝天" w:date="2026-03-06T14:57:32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的招商难</w:delText>
        </w:r>
      </w:del>
      <w:del w:id="29" w:author="碧海蓝天" w:date="2026-03-06T14:57:31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度。</w:delText>
        </w:r>
      </w:del>
    </w:p>
    <w:p w14:paraId="1B0E08E7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8" w:firstLineChars="200"/>
        <w:jc w:val="both"/>
        <w:textAlignment w:val="auto"/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（2）</w:t>
      </w:r>
      <w:ins w:id="30" w:author="碧海蓝天" w:date="2026-03-06T14:53:24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市场</w:t>
        </w:r>
      </w:ins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招商力度手段灵活多样：各园区为抢占市场客源，招商策略持续加码升级，中介渠道激励力度大幅提升，周边园区佣金比例大多已提高至45-60天，以此吸引更多中介积极带看推荐；</w:t>
      </w:r>
      <w:del w:id="31" w:author="碧海蓝天" w:date="2026-03-06T14:54:07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针对企业</w:delText>
        </w:r>
      </w:del>
      <w:del w:id="32" w:author="碧海蓝天" w:date="2026-03-06T14:54:06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需求，</w:delText>
        </w:r>
      </w:del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精装交付已成为行业标配，且自今年以来，高品质办公家具配置也成为各园区的标配内容，部分园区还进一步提供定制化装修、软装配套等增值服务，各园区在招商政策与实操手段上各显神通，市场竞争愈发激烈。</w:t>
      </w:r>
    </w:p>
    <w:p w14:paraId="09041A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51" w:firstLineChars="200"/>
        <w:jc w:val="both"/>
        <w:textAlignment w:val="auto"/>
        <w:rPr>
          <w:rStyle w:val="8"/>
          <w:rFonts w:hint="eastAsia" w:ascii="Times New Roman" w:hAnsi="Times New Roman" w:eastAsia="仿宋_GB2312" w:cs="Times New Roman"/>
          <w:b/>
          <w:bCs/>
          <w:spacing w:val="2"/>
          <w:sz w:val="32"/>
          <w:szCs w:val="32"/>
          <w:highlight w:val="none"/>
          <w:lang w:val="en-US" w:eastAsia="zh-CN"/>
        </w:rPr>
      </w:pPr>
      <w:r>
        <w:rPr>
          <w:rStyle w:val="8"/>
          <w:rFonts w:hint="eastAsia" w:ascii="Times New Roman" w:hAnsi="Times New Roman" w:eastAsia="仿宋_GB2312" w:cs="Times New Roman"/>
          <w:b/>
          <w:bCs/>
          <w:spacing w:val="2"/>
          <w:sz w:val="32"/>
          <w:szCs w:val="32"/>
          <w:highlight w:val="none"/>
          <w:lang w:val="en-US" w:eastAsia="zh-CN"/>
        </w:rPr>
        <w:t>3、园区租赁现状分析</w:t>
      </w:r>
      <w:ins w:id="33" w:author="碧海蓝天" w:date="2026-03-06T14:57:54Z">
        <w:r>
          <w:rPr>
            <w:rStyle w:val="8"/>
            <w:rFonts w:hint="eastAsia" w:ascii="Times New Roman" w:hAnsi="Times New Roman" w:eastAsia="仿宋_GB2312" w:cs="Times New Roman"/>
            <w:b/>
            <w:bCs/>
            <w:spacing w:val="2"/>
            <w:sz w:val="32"/>
            <w:szCs w:val="32"/>
            <w:highlight w:val="none"/>
            <w:lang w:val="en-US" w:eastAsia="zh-CN"/>
          </w:rPr>
          <w:t>（</w:t>
        </w:r>
      </w:ins>
      <w:ins w:id="34" w:author="碧海蓝天" w:date="2026-03-06T14:57:58Z">
        <w:r>
          <w:rPr>
            <w:rStyle w:val="8"/>
            <w:rFonts w:hint="eastAsia" w:ascii="Times New Roman" w:hAnsi="Times New Roman" w:eastAsia="仿宋_GB2312" w:cs="Times New Roman"/>
            <w:b/>
            <w:bCs/>
            <w:spacing w:val="2"/>
            <w:sz w:val="32"/>
            <w:szCs w:val="32"/>
            <w:highlight w:val="none"/>
            <w:lang w:val="en-US" w:eastAsia="zh-CN"/>
          </w:rPr>
          <w:t>列表格</w:t>
        </w:r>
      </w:ins>
      <w:ins w:id="35" w:author="碧海蓝天" w:date="2026-03-06T14:57:59Z">
        <w:r>
          <w:rPr>
            <w:rStyle w:val="8"/>
            <w:rFonts w:hint="eastAsia" w:ascii="Times New Roman" w:hAnsi="Times New Roman" w:eastAsia="仿宋_GB2312" w:cs="Times New Roman"/>
            <w:b/>
            <w:bCs/>
            <w:spacing w:val="2"/>
            <w:sz w:val="32"/>
            <w:szCs w:val="32"/>
            <w:highlight w:val="none"/>
            <w:lang w:val="en-US" w:eastAsia="zh-CN"/>
          </w:rPr>
          <w:t>形式</w:t>
        </w:r>
      </w:ins>
      <w:ins w:id="36" w:author="碧海蓝天" w:date="2026-03-06T14:58:00Z">
        <w:r>
          <w:rPr>
            <w:rStyle w:val="8"/>
            <w:rFonts w:hint="eastAsia" w:ascii="Times New Roman" w:hAnsi="Times New Roman" w:eastAsia="仿宋_GB2312" w:cs="Times New Roman"/>
            <w:b/>
            <w:bCs/>
            <w:spacing w:val="2"/>
            <w:sz w:val="32"/>
            <w:szCs w:val="32"/>
            <w:highlight w:val="none"/>
            <w:lang w:val="en-US" w:eastAsia="zh-CN"/>
          </w:rPr>
          <w:t>）</w:t>
        </w:r>
      </w:ins>
    </w:p>
    <w:p w14:paraId="15A7DB03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8" w:firstLineChars="200"/>
        <w:jc w:val="both"/>
        <w:textAlignment w:val="auto"/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2026年一季度，园区已知预退租面积达3500余平方米，其中中交第一公路勘察设计研究院有限公司、杭州范斯凯科技有限公司、杭州心景科技有限公司合计2000余平方米房源，均因企业本部</w:t>
      </w:r>
      <w:r>
        <w:rPr>
          <w:rStyle w:val="8"/>
          <w:rFonts w:hint="eastAsia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或股东方邀请返回自有办公场所</w:t>
      </w:r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办公；杭州中源人力资源有限公司500余平方米房源，因企业自建厂房</w:t>
      </w:r>
      <w:r>
        <w:rPr>
          <w:rStyle w:val="8"/>
          <w:rFonts w:hint="eastAsia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，</w:t>
      </w:r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本部召回部分业务，已于2月份完成租赁面积缩减；其余预退租及缩租房源，均为企业受市场环境影响、业务量萎缩，为管控成本所做出的调整。</w:t>
      </w:r>
    </w:p>
    <w:p w14:paraId="6E57A2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8" w:firstLineChars="200"/>
        <w:jc w:val="both"/>
        <w:textAlignment w:val="auto"/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8"/>
          <w:rFonts w:hint="default" w:ascii="Times New Roman" w:hAnsi="Times New Roman" w:eastAsia="黑体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三、下一步</w:t>
      </w:r>
      <w:r>
        <w:rPr>
          <w:rStyle w:val="8"/>
          <w:rFonts w:hint="eastAsia" w:ascii="Times New Roman" w:hAnsi="Times New Roman" w:eastAsia="黑体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工作</w:t>
      </w:r>
      <w:r>
        <w:rPr>
          <w:rStyle w:val="8"/>
          <w:rFonts w:hint="default" w:ascii="Times New Roman" w:hAnsi="Times New Roman" w:eastAsia="黑体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思路</w:t>
      </w:r>
    </w:p>
    <w:p w14:paraId="01757657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8" w:firstLineChars="200"/>
        <w:jc w:val="both"/>
        <w:textAlignment w:val="auto"/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当前租赁市场竞争白热化、内卷程度持续加深，</w:t>
      </w:r>
      <w:ins w:id="37" w:author="碧海蓝天" w:date="2026-03-06T14:58:24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园区</w:t>
        </w:r>
      </w:ins>
      <w:del w:id="38" w:author="碧海蓝天" w:date="2026-03-06T14:58:22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若继</w:delText>
        </w:r>
      </w:del>
      <w:del w:id="39" w:author="碧海蓝天" w:date="2026-03-06T14:58:21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续固步自封</w:delText>
        </w:r>
      </w:del>
      <w:del w:id="40" w:author="碧海蓝天" w:date="2026-03-06T14:58:20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，未能紧跟市场节</w:delText>
        </w:r>
      </w:del>
      <w:del w:id="41" w:author="碧海蓝天" w:date="2026-03-06T14:58:19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奏主动破局</w:delText>
        </w:r>
      </w:del>
      <w:del w:id="42" w:author="碧海蓝天" w:date="2026-03-06T14:58:18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，</w:delText>
        </w:r>
      </w:del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2026年招商运营工作</w:t>
      </w:r>
      <w:del w:id="43" w:author="碧海蓝天" w:date="2026-03-06T14:58:31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将</w:delText>
        </w:r>
      </w:del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面临严峻</w:t>
      </w:r>
      <w:ins w:id="44" w:author="碧海蓝天" w:date="2026-03-06T14:58:40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挑战</w:t>
        </w:r>
      </w:ins>
      <w:del w:id="45" w:author="碧海蓝天" w:date="2026-03-06T14:58:35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的市</w:delText>
        </w:r>
      </w:del>
      <w:del w:id="46" w:author="碧海蓝天" w:date="2026-03-06T14:58:34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场寒冬</w:delText>
        </w:r>
      </w:del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。</w:t>
      </w:r>
      <w:del w:id="47" w:author="碧海蓝天" w:date="2026-03-06T14:58:46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我们</w:delText>
        </w:r>
      </w:del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需立足国企自身资源与品牌优势，主动吸取周边园区招商运营的优秀经验，</w:t>
      </w:r>
      <w:ins w:id="48" w:author="碧海蓝天" w:date="2026-03-06T14:52:49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以</w:t>
        </w:r>
      </w:ins>
      <w:ins w:id="49" w:author="碧海蓝天" w:date="2026-03-06T14:50:29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优化</w:t>
        </w:r>
      </w:ins>
      <w:ins w:id="50" w:author="碧海蓝天" w:date="2026-03-06T14:50:33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定价</w:t>
        </w:r>
      </w:ins>
      <w:ins w:id="51" w:author="碧海蓝天" w:date="2026-03-06T14:50:37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策略</w:t>
        </w:r>
      </w:ins>
      <w:del w:id="52" w:author="碧海蓝天" w:date="2026-03-06T14:51:01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以主</w:delText>
        </w:r>
      </w:del>
      <w:del w:id="53" w:author="碧海蓝天" w:date="2026-03-06T14:51:00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动调价</w:delText>
        </w:r>
      </w:del>
      <w:del w:id="54" w:author="碧海蓝天" w:date="2026-03-06T14:50:59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适配市</w:delText>
        </w:r>
      </w:del>
      <w:del w:id="55" w:author="碧海蓝天" w:date="2026-03-06T14:50:58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场</w:delText>
        </w:r>
      </w:del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、</w:t>
      </w:r>
      <w:ins w:id="56" w:author="碧海蓝天" w:date="2026-03-06T14:51:30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升级</w:t>
        </w:r>
      </w:ins>
      <w:ins w:id="57" w:author="碧海蓝天" w:date="2026-03-06T14:51:33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硬件</w:t>
        </w:r>
      </w:ins>
      <w:ins w:id="58" w:author="碧海蓝天" w:date="2026-03-06T14:51:34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设施</w:t>
        </w:r>
      </w:ins>
      <w:ins w:id="59" w:author="碧海蓝天" w:date="2026-03-06T14:51:43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、</w:t>
        </w:r>
      </w:ins>
      <w:del w:id="60" w:author="碧海蓝天" w:date="2026-03-06T14:52:00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硬件服</w:delText>
        </w:r>
      </w:del>
      <w:del w:id="61" w:author="碧海蓝天" w:date="2026-03-06T14:51:59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务全面发力</w:delText>
        </w:r>
      </w:del>
      <w:del w:id="62" w:author="碧海蓝天" w:date="2026-03-06T14:51:58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、</w:delText>
        </w:r>
      </w:del>
      <w:ins w:id="63" w:author="碧海蓝天" w:date="2026-03-06T14:52:33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强化</w:t>
        </w:r>
      </w:ins>
      <w:ins w:id="64" w:author="碧海蓝天" w:date="2026-03-06T14:52:34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服务</w:t>
        </w:r>
      </w:ins>
      <w:del w:id="65" w:author="碧海蓝天" w:date="2026-03-06T14:52:09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国</w:delText>
        </w:r>
      </w:del>
      <w:del w:id="66" w:author="碧海蓝天" w:date="2026-03-06T14:52:08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企优势</w:delText>
        </w:r>
      </w:del>
      <w:del w:id="67" w:author="碧海蓝天" w:date="2026-03-06T14:52:39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深度</w:delText>
        </w:r>
      </w:del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赋能为</w:t>
      </w:r>
      <w:ins w:id="68" w:author="碧海蓝天" w:date="2026-03-06T14:52:55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抓手</w:t>
        </w:r>
      </w:ins>
      <w:del w:id="69" w:author="碧海蓝天" w:date="2026-03-06T14:52:52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核心</w:delText>
        </w:r>
      </w:del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，</w:t>
      </w:r>
      <w:del w:id="70" w:author="碧海蓝天" w:date="2026-03-06T14:53:04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打破固</w:delText>
        </w:r>
      </w:del>
      <w:del w:id="71" w:author="碧海蓝天" w:date="2026-03-06T14:53:03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有思维，</w:delText>
        </w:r>
      </w:del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全方位参与市场竞争，</w:t>
      </w:r>
      <w:ins w:id="72" w:author="碧海蓝天" w:date="2026-03-06T14:59:34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打好</w:t>
        </w:r>
      </w:ins>
      <w:ins w:id="73" w:author="碧海蓝天" w:date="2026-03-06T14:59:41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园区</w:t>
        </w:r>
      </w:ins>
      <w:ins w:id="74" w:author="碧海蓝天" w:date="2026-03-06T14:59:43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招商</w:t>
        </w:r>
      </w:ins>
      <w:ins w:id="75" w:author="碧海蓝天" w:date="2026-03-06T14:59:44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运营</w:t>
        </w:r>
      </w:ins>
      <w:ins w:id="76" w:author="碧海蓝天" w:date="2026-03-06T14:59:47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攻坚战</w:t>
        </w:r>
      </w:ins>
      <w:ins w:id="77" w:author="碧海蓝天" w:date="2026-03-06T14:59:49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。</w:t>
        </w:r>
      </w:ins>
      <w:del w:id="78" w:author="碧海蓝天" w:date="2026-03-06T14:59:53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具体思路</w:delText>
        </w:r>
      </w:del>
      <w:del w:id="79" w:author="碧海蓝天" w:date="2026-03-06T14:59:52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如下：</w:delText>
        </w:r>
      </w:del>
    </w:p>
    <w:p w14:paraId="48F5739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51" w:firstLineChars="200"/>
        <w:jc w:val="both"/>
        <w:textAlignment w:val="auto"/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del w:id="80" w:author="碧海蓝天" w:date="2026-03-06T15:00:50Z">
        <w:r>
          <w:rPr>
            <w:rStyle w:val="8"/>
            <w:rFonts w:hint="default" w:ascii="Times New Roman" w:hAnsi="Times New Roman" w:eastAsia="仿宋_GB2312" w:cs="Times New Roman"/>
            <w:b/>
            <w:bCs/>
            <w:spacing w:val="2"/>
            <w:sz w:val="32"/>
            <w:szCs w:val="32"/>
            <w:highlight w:val="none"/>
            <w:lang w:val="en-US" w:eastAsia="zh-CN"/>
          </w:rPr>
          <w:delText>贴合市场</w:delText>
        </w:r>
      </w:del>
      <w:ins w:id="81" w:author="碧海蓝天" w:date="2026-03-06T14:50:02Z">
        <w:r>
          <w:rPr>
            <w:rStyle w:val="8"/>
            <w:rFonts w:hint="eastAsia" w:ascii="Times New Roman" w:hAnsi="Times New Roman" w:eastAsia="仿宋_GB2312" w:cs="Times New Roman"/>
            <w:b/>
            <w:bCs/>
            <w:spacing w:val="2"/>
            <w:sz w:val="32"/>
            <w:szCs w:val="32"/>
            <w:highlight w:val="none"/>
            <w:lang w:val="en-US" w:eastAsia="zh-CN"/>
          </w:rPr>
          <w:t>优化</w:t>
        </w:r>
      </w:ins>
      <w:del w:id="82" w:author="碧海蓝天" w:date="2026-03-06T14:49:58Z">
        <w:r>
          <w:rPr>
            <w:rStyle w:val="8"/>
            <w:rFonts w:hint="default" w:ascii="Times New Roman" w:hAnsi="Times New Roman" w:eastAsia="仿宋_GB2312" w:cs="Times New Roman"/>
            <w:b/>
            <w:bCs/>
            <w:spacing w:val="2"/>
            <w:sz w:val="32"/>
            <w:szCs w:val="32"/>
            <w:highlight w:val="none"/>
            <w:lang w:val="en-US" w:eastAsia="zh-CN"/>
          </w:rPr>
          <w:delText>调</w:delText>
        </w:r>
      </w:del>
      <w:del w:id="83" w:author="碧海蓝天" w:date="2026-03-06T14:49:57Z">
        <w:r>
          <w:rPr>
            <w:rStyle w:val="8"/>
            <w:rFonts w:hint="default" w:ascii="Times New Roman" w:hAnsi="Times New Roman" w:eastAsia="仿宋_GB2312" w:cs="Times New Roman"/>
            <w:b/>
            <w:bCs/>
            <w:spacing w:val="2"/>
            <w:sz w:val="32"/>
            <w:szCs w:val="32"/>
            <w:highlight w:val="none"/>
            <w:lang w:val="en-US" w:eastAsia="zh-CN"/>
          </w:rPr>
          <w:delText>整</w:delText>
        </w:r>
      </w:del>
      <w:r>
        <w:rPr>
          <w:rStyle w:val="8"/>
          <w:rFonts w:hint="default" w:ascii="Times New Roman" w:hAnsi="Times New Roman" w:eastAsia="仿宋_GB2312" w:cs="Times New Roman"/>
          <w:b/>
          <w:bCs/>
          <w:spacing w:val="2"/>
          <w:sz w:val="32"/>
          <w:szCs w:val="32"/>
          <w:highlight w:val="none"/>
          <w:lang w:val="en-US" w:eastAsia="zh-CN"/>
        </w:rPr>
        <w:t>租金</w:t>
      </w:r>
      <w:ins w:id="84" w:author="碧海蓝天" w:date="2026-03-06T15:01:27Z">
        <w:r>
          <w:rPr>
            <w:rStyle w:val="8"/>
            <w:rFonts w:hint="eastAsia" w:ascii="Times New Roman" w:hAnsi="Times New Roman" w:eastAsia="仿宋_GB2312" w:cs="Times New Roman"/>
            <w:b/>
            <w:bCs/>
            <w:spacing w:val="2"/>
            <w:sz w:val="32"/>
            <w:szCs w:val="32"/>
            <w:highlight w:val="none"/>
            <w:lang w:val="en-US" w:eastAsia="zh-CN"/>
          </w:rPr>
          <w:t>定价</w:t>
        </w:r>
      </w:ins>
      <w:r>
        <w:rPr>
          <w:rStyle w:val="8"/>
          <w:rFonts w:hint="default" w:ascii="Times New Roman" w:hAnsi="Times New Roman" w:eastAsia="仿宋_GB2312" w:cs="Times New Roman"/>
          <w:b/>
          <w:bCs/>
          <w:spacing w:val="2"/>
          <w:sz w:val="32"/>
          <w:szCs w:val="32"/>
          <w:highlight w:val="none"/>
          <w:lang w:val="en-US" w:eastAsia="zh-CN"/>
        </w:rPr>
        <w:t>体系，灵活</w:t>
      </w:r>
      <w:ins w:id="85" w:author="碧海蓝天" w:date="2026-03-06T15:01:33Z">
        <w:r>
          <w:rPr>
            <w:rStyle w:val="8"/>
            <w:rFonts w:hint="eastAsia" w:ascii="Times New Roman" w:hAnsi="Times New Roman" w:eastAsia="仿宋_GB2312" w:cs="Times New Roman"/>
            <w:b/>
            <w:bCs/>
            <w:spacing w:val="2"/>
            <w:sz w:val="32"/>
            <w:szCs w:val="32"/>
            <w:highlight w:val="none"/>
            <w:lang w:val="en-US" w:eastAsia="zh-CN"/>
          </w:rPr>
          <w:t>调整</w:t>
        </w:r>
      </w:ins>
      <w:del w:id="86" w:author="碧海蓝天" w:date="2026-03-06T15:01:31Z">
        <w:r>
          <w:rPr>
            <w:rStyle w:val="8"/>
            <w:rFonts w:hint="default" w:ascii="Times New Roman" w:hAnsi="Times New Roman" w:eastAsia="仿宋_GB2312" w:cs="Times New Roman"/>
            <w:b/>
            <w:bCs/>
            <w:spacing w:val="2"/>
            <w:sz w:val="32"/>
            <w:szCs w:val="32"/>
            <w:highlight w:val="none"/>
            <w:lang w:val="en-US" w:eastAsia="zh-CN"/>
          </w:rPr>
          <w:delText>制</w:delText>
        </w:r>
      </w:del>
      <w:del w:id="87" w:author="碧海蓝天" w:date="2026-03-06T15:01:30Z">
        <w:r>
          <w:rPr>
            <w:rStyle w:val="8"/>
            <w:rFonts w:hint="default" w:ascii="Times New Roman" w:hAnsi="Times New Roman" w:eastAsia="仿宋_GB2312" w:cs="Times New Roman"/>
            <w:b/>
            <w:bCs/>
            <w:spacing w:val="2"/>
            <w:sz w:val="32"/>
            <w:szCs w:val="32"/>
            <w:highlight w:val="none"/>
            <w:lang w:val="en-US" w:eastAsia="zh-CN"/>
          </w:rPr>
          <w:delText>定</w:delText>
        </w:r>
      </w:del>
      <w:r>
        <w:rPr>
          <w:rStyle w:val="8"/>
          <w:rFonts w:hint="default" w:ascii="Times New Roman" w:hAnsi="Times New Roman" w:eastAsia="仿宋_GB2312" w:cs="Times New Roman"/>
          <w:b/>
          <w:bCs/>
          <w:spacing w:val="2"/>
          <w:sz w:val="32"/>
          <w:szCs w:val="32"/>
          <w:highlight w:val="none"/>
          <w:lang w:val="en-US" w:eastAsia="zh-CN"/>
        </w:rPr>
        <w:t>价格策略</w:t>
      </w:r>
      <w:ins w:id="88" w:author="碧海蓝天" w:date="2026-03-06T15:29:36Z">
        <w:r>
          <w:rPr>
            <w:rStyle w:val="8"/>
            <w:rFonts w:hint="eastAsia" w:ascii="Times New Roman" w:hAnsi="Times New Roman" w:eastAsia="仿宋_GB2312" w:cs="Times New Roman"/>
            <w:b/>
            <w:bCs/>
            <w:spacing w:val="2"/>
            <w:sz w:val="32"/>
            <w:szCs w:val="32"/>
            <w:highlight w:val="none"/>
            <w:lang w:val="en-US" w:eastAsia="zh-CN"/>
          </w:rPr>
          <w:t>。</w:t>
        </w:r>
      </w:ins>
      <w:del w:id="89" w:author="碧海蓝天" w:date="2026-03-06T15:29:35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：</w:delText>
        </w:r>
      </w:del>
      <w:ins w:id="90" w:author="碧海蓝天" w:date="2026-03-06T15:01:48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面对</w:t>
        </w:r>
      </w:ins>
      <w:ins w:id="91" w:author="碧海蓝天" w:date="2026-03-06T15:01:57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周边</w:t>
        </w:r>
      </w:ins>
      <w:ins w:id="92" w:author="碧海蓝天" w:date="2026-03-06T15:01:58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园区</w:t>
        </w:r>
      </w:ins>
      <w:ins w:id="93" w:author="碧海蓝天" w:date="2026-03-06T15:02:13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租金</w:t>
        </w:r>
      </w:ins>
      <w:ins w:id="94" w:author="碧海蓝天" w:date="2026-03-06T15:02:15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低价</w:t>
        </w:r>
      </w:ins>
      <w:ins w:id="95" w:author="碧海蓝天" w:date="2026-03-06T15:02:17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竞争</w:t>
        </w:r>
      </w:ins>
      <w:ins w:id="96" w:author="碧海蓝天" w:date="2026-03-06T15:02:21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态势</w:t>
        </w:r>
      </w:ins>
      <w:ins w:id="97" w:author="碧海蓝天" w:date="2026-03-06T15:02:23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，</w:t>
        </w:r>
      </w:ins>
      <w:del w:id="98" w:author="碧海蓝天" w:date="2026-03-06T15:03:42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将租金体系优化作为</w:delText>
        </w:r>
      </w:del>
      <w:del w:id="99" w:author="碧海蓝天" w:date="2026-03-06T15:03:42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现阶段</w:delText>
        </w:r>
      </w:del>
      <w:del w:id="100" w:author="碧海蓝天" w:date="2026-03-06T15:03:42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招商核心首要任务，直面周边园区低价竞争态势，</w:delText>
        </w:r>
      </w:del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在严格遵守国资相关规定</w:t>
      </w:r>
      <w:r>
        <w:rPr>
          <w:rStyle w:val="8"/>
          <w:rFonts w:hint="eastAsia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的</w:t>
      </w:r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前提下，结合房源位置、户型大小、装修标准制定差异化租金体系，最大限度实现价格灵活适配市场。同时</w:t>
      </w:r>
      <w:del w:id="101" w:author="碧海蓝天" w:date="2026-03-06T15:10:01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依托</w:delText>
        </w:r>
      </w:del>
      <w:del w:id="102" w:author="碧海蓝天" w:date="2026-03-06T15:10:00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国企稳定</w:delText>
        </w:r>
      </w:del>
      <w:del w:id="103" w:author="碧海蓝天" w:date="2026-03-06T15:09:59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运营的优势，在价格优化调整的同时</w:delText>
        </w:r>
      </w:del>
      <w:del w:id="104" w:author="碧海蓝天" w:date="2026-03-06T15:09:58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，</w:delText>
        </w:r>
      </w:del>
      <w:del w:id="105" w:author="碧海蓝天" w:date="2026-03-06T15:10:15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坚决</w:delText>
        </w:r>
      </w:del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保障园区服务品质与配套设施不缩水，让客户切实感受到国企园区“高性价比+运营稳定性”的双重核心价值</w:t>
      </w:r>
      <w:ins w:id="106" w:author="碧海蓝天" w:date="2026-03-06T15:10:31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，</w:t>
        </w:r>
      </w:ins>
      <w:ins w:id="107" w:author="碧海蓝天" w:date="2026-03-06T15:10:32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提升</w:t>
        </w:r>
      </w:ins>
      <w:ins w:id="108" w:author="碧海蓝天" w:date="2026-03-06T15:10:33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园区</w:t>
        </w:r>
      </w:ins>
      <w:ins w:id="109" w:author="碧海蓝天" w:date="2026-03-06T15:10:40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吸引力</w:t>
        </w:r>
      </w:ins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。</w:t>
      </w:r>
    </w:p>
    <w:p w14:paraId="524A629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51" w:firstLineChars="200"/>
        <w:jc w:val="both"/>
        <w:textAlignment w:val="auto"/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del w:id="110" w:author="碧海蓝天" w:date="2026-03-06T15:10:49Z">
        <w:r>
          <w:rPr>
            <w:rStyle w:val="8"/>
            <w:rFonts w:hint="default" w:ascii="Times New Roman" w:hAnsi="Times New Roman" w:eastAsia="仿宋_GB2312" w:cs="Times New Roman"/>
            <w:b/>
            <w:bCs/>
            <w:spacing w:val="2"/>
            <w:sz w:val="32"/>
            <w:szCs w:val="32"/>
            <w:highlight w:val="none"/>
            <w:lang w:val="en-US" w:eastAsia="zh-CN"/>
          </w:rPr>
          <w:delText>全面</w:delText>
        </w:r>
      </w:del>
      <w:r>
        <w:rPr>
          <w:rStyle w:val="8"/>
          <w:rFonts w:hint="default" w:ascii="Times New Roman" w:hAnsi="Times New Roman" w:eastAsia="仿宋_GB2312" w:cs="Times New Roman"/>
          <w:b/>
          <w:bCs/>
          <w:spacing w:val="2"/>
          <w:sz w:val="32"/>
          <w:szCs w:val="32"/>
          <w:highlight w:val="none"/>
          <w:lang w:val="en-US" w:eastAsia="zh-CN"/>
        </w:rPr>
        <w:t>升级硬件设施，</w:t>
      </w:r>
      <w:ins w:id="111" w:author="碧海蓝天" w:date="2026-03-06T15:19:34Z">
        <w:r>
          <w:rPr>
            <w:rStyle w:val="8"/>
            <w:rFonts w:hint="eastAsia" w:ascii="Times New Roman" w:hAnsi="Times New Roman" w:eastAsia="仿宋_GB2312" w:cs="Times New Roman"/>
            <w:b/>
            <w:bCs/>
            <w:spacing w:val="2"/>
            <w:sz w:val="32"/>
            <w:szCs w:val="32"/>
            <w:highlight w:val="none"/>
            <w:lang w:val="en-US" w:eastAsia="zh-CN"/>
          </w:rPr>
          <w:t>完善</w:t>
        </w:r>
      </w:ins>
      <w:ins w:id="112" w:author="碧海蓝天" w:date="2026-03-06T15:19:36Z">
        <w:r>
          <w:rPr>
            <w:rStyle w:val="8"/>
            <w:rFonts w:hint="eastAsia" w:ascii="Times New Roman" w:hAnsi="Times New Roman" w:eastAsia="仿宋_GB2312" w:cs="Times New Roman"/>
            <w:b/>
            <w:bCs/>
            <w:spacing w:val="2"/>
            <w:sz w:val="32"/>
            <w:szCs w:val="32"/>
            <w:highlight w:val="none"/>
            <w:lang w:val="en-US" w:eastAsia="zh-CN"/>
          </w:rPr>
          <w:t>园区</w:t>
        </w:r>
      </w:ins>
      <w:ins w:id="113" w:author="碧海蓝天" w:date="2026-03-06T15:19:37Z">
        <w:r>
          <w:rPr>
            <w:rStyle w:val="8"/>
            <w:rFonts w:hint="eastAsia" w:ascii="Times New Roman" w:hAnsi="Times New Roman" w:eastAsia="仿宋_GB2312" w:cs="Times New Roman"/>
            <w:b/>
            <w:bCs/>
            <w:spacing w:val="2"/>
            <w:sz w:val="32"/>
            <w:szCs w:val="32"/>
            <w:highlight w:val="none"/>
            <w:lang w:val="en-US" w:eastAsia="zh-CN"/>
          </w:rPr>
          <w:t>配套</w:t>
        </w:r>
      </w:ins>
      <w:del w:id="114" w:author="碧海蓝天" w:date="2026-03-06T15:19:33Z">
        <w:r>
          <w:rPr>
            <w:rStyle w:val="8"/>
            <w:rFonts w:hint="default" w:ascii="Times New Roman" w:hAnsi="Times New Roman" w:eastAsia="仿宋_GB2312" w:cs="Times New Roman"/>
            <w:b/>
            <w:bCs/>
            <w:spacing w:val="2"/>
            <w:sz w:val="32"/>
            <w:szCs w:val="32"/>
            <w:highlight w:val="none"/>
            <w:lang w:val="en-US" w:eastAsia="zh-CN"/>
          </w:rPr>
          <w:delText>紧</w:delText>
        </w:r>
      </w:del>
      <w:del w:id="115" w:author="碧海蓝天" w:date="2026-03-06T15:19:32Z">
        <w:r>
          <w:rPr>
            <w:rStyle w:val="8"/>
            <w:rFonts w:hint="default" w:ascii="Times New Roman" w:hAnsi="Times New Roman" w:eastAsia="仿宋_GB2312" w:cs="Times New Roman"/>
            <w:b/>
            <w:bCs/>
            <w:spacing w:val="2"/>
            <w:sz w:val="32"/>
            <w:szCs w:val="32"/>
            <w:highlight w:val="none"/>
            <w:lang w:val="en-US" w:eastAsia="zh-CN"/>
          </w:rPr>
          <w:delText>跟市</w:delText>
        </w:r>
      </w:del>
      <w:del w:id="116" w:author="碧海蓝天" w:date="2026-03-06T15:19:31Z">
        <w:r>
          <w:rPr>
            <w:rStyle w:val="8"/>
            <w:rFonts w:hint="default" w:ascii="Times New Roman" w:hAnsi="Times New Roman" w:eastAsia="仿宋_GB2312" w:cs="Times New Roman"/>
            <w:b/>
            <w:bCs/>
            <w:spacing w:val="2"/>
            <w:sz w:val="32"/>
            <w:szCs w:val="32"/>
            <w:highlight w:val="none"/>
            <w:lang w:val="en-US" w:eastAsia="zh-CN"/>
          </w:rPr>
          <w:delText>场</w:delText>
        </w:r>
      </w:del>
      <w:del w:id="117" w:author="碧海蓝天" w:date="2026-03-06T15:15:01Z">
        <w:r>
          <w:rPr>
            <w:rStyle w:val="8"/>
            <w:rFonts w:hint="default" w:ascii="Times New Roman" w:hAnsi="Times New Roman" w:eastAsia="仿宋_GB2312" w:cs="Times New Roman"/>
            <w:b/>
            <w:bCs/>
            <w:spacing w:val="2"/>
            <w:sz w:val="32"/>
            <w:szCs w:val="32"/>
            <w:highlight w:val="none"/>
            <w:lang w:val="en-US" w:eastAsia="zh-CN"/>
          </w:rPr>
          <w:delText>内</w:delText>
        </w:r>
      </w:del>
      <w:del w:id="118" w:author="碧海蓝天" w:date="2026-03-06T15:15:00Z">
        <w:r>
          <w:rPr>
            <w:rStyle w:val="8"/>
            <w:rFonts w:hint="default" w:ascii="Times New Roman" w:hAnsi="Times New Roman" w:eastAsia="仿宋_GB2312" w:cs="Times New Roman"/>
            <w:b/>
            <w:bCs/>
            <w:spacing w:val="2"/>
            <w:sz w:val="32"/>
            <w:szCs w:val="32"/>
            <w:highlight w:val="none"/>
            <w:lang w:val="en-US" w:eastAsia="zh-CN"/>
          </w:rPr>
          <w:delText>卷</w:delText>
        </w:r>
      </w:del>
      <w:del w:id="119" w:author="碧海蓝天" w:date="2026-03-06T15:19:31Z">
        <w:r>
          <w:rPr>
            <w:rStyle w:val="8"/>
            <w:rFonts w:hint="default" w:ascii="Times New Roman" w:hAnsi="Times New Roman" w:eastAsia="仿宋_GB2312" w:cs="Times New Roman"/>
            <w:b/>
            <w:bCs/>
            <w:spacing w:val="2"/>
            <w:sz w:val="32"/>
            <w:szCs w:val="32"/>
            <w:highlight w:val="none"/>
            <w:lang w:val="en-US" w:eastAsia="zh-CN"/>
          </w:rPr>
          <w:delText>节</w:delText>
        </w:r>
      </w:del>
      <w:del w:id="120" w:author="碧海蓝天" w:date="2026-03-06T15:19:30Z">
        <w:r>
          <w:rPr>
            <w:rStyle w:val="8"/>
            <w:rFonts w:hint="default" w:ascii="Times New Roman" w:hAnsi="Times New Roman" w:eastAsia="仿宋_GB2312" w:cs="Times New Roman"/>
            <w:b/>
            <w:bCs/>
            <w:spacing w:val="2"/>
            <w:sz w:val="32"/>
            <w:szCs w:val="32"/>
            <w:highlight w:val="none"/>
            <w:lang w:val="en-US" w:eastAsia="zh-CN"/>
          </w:rPr>
          <w:delText>奏</w:delText>
        </w:r>
      </w:del>
      <w:ins w:id="121" w:author="碧海蓝天" w:date="2026-03-06T15:29:39Z">
        <w:r>
          <w:rPr>
            <w:rStyle w:val="8"/>
            <w:rFonts w:hint="eastAsia" w:ascii="Times New Roman" w:hAnsi="Times New Roman" w:eastAsia="仿宋_GB2312" w:cs="Times New Roman"/>
            <w:b/>
            <w:bCs/>
            <w:spacing w:val="2"/>
            <w:sz w:val="32"/>
            <w:szCs w:val="32"/>
            <w:highlight w:val="none"/>
            <w:lang w:val="en-US" w:eastAsia="zh-CN"/>
          </w:rPr>
          <w:t>。</w:t>
        </w:r>
      </w:ins>
      <w:del w:id="122" w:author="碧海蓝天" w:date="2026-03-06T15:29:38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：</w:delText>
        </w:r>
      </w:del>
      <w:r>
        <w:rPr>
          <w:rStyle w:val="8"/>
          <w:rFonts w:hint="eastAsia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一是</w:t>
      </w:r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对退租区域进行标准化</w:t>
      </w:r>
      <w:ins w:id="123" w:author="碧海蓝天" w:date="2026-03-06T15:24:15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整修</w:t>
        </w:r>
      </w:ins>
      <w:del w:id="124" w:author="碧海蓝天" w:date="2026-03-06T15:24:13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快</w:delText>
        </w:r>
      </w:del>
      <w:del w:id="125" w:author="碧海蓝天" w:date="2026-03-06T15:24:12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速翻新</w:delText>
        </w:r>
      </w:del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，重点修复墙面、地面、强弱电等基础设施，优化户型布局，确保翻新后房源达到市场主流装修标准；</w:t>
      </w:r>
      <w:r>
        <w:rPr>
          <w:rStyle w:val="8"/>
          <w:rFonts w:hint="eastAsia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二</w:t>
      </w:r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是对园区老化设施设备进行全面排查修缮，更新公共区域破损设施，提升园区整体硬件</w:t>
      </w:r>
      <w:ins w:id="126" w:author="碧海蓝天" w:date="2026-03-06T15:21:04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水平</w:t>
        </w:r>
      </w:ins>
      <w:del w:id="127" w:author="碧海蓝天" w:date="2026-03-06T15:21:01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质</w:delText>
        </w:r>
      </w:del>
      <w:del w:id="128" w:author="碧海蓝天" w:date="2026-03-06T15:21:00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感</w:delText>
        </w:r>
      </w:del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，让硬件成为招商的核心支撑</w:t>
      </w:r>
      <w:r>
        <w:rPr>
          <w:rStyle w:val="8"/>
          <w:rFonts w:hint="eastAsia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；三</w:t>
      </w:r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是巩固绿化景观升级成果，</w:t>
      </w:r>
      <w:del w:id="129" w:author="碧海蓝天" w:date="2026-03-06T15:24:54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2</w:delText>
        </w:r>
      </w:del>
      <w:del w:id="130" w:author="碧海蓝天" w:date="2026-03-06T15:24:53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025年底</w:delText>
        </w:r>
      </w:del>
      <w:del w:id="131" w:author="碧海蓝天" w:date="2026-03-06T15:24:52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园区庭院式园林改造已全</w:delText>
        </w:r>
      </w:del>
      <w:del w:id="132" w:author="碧海蓝天" w:date="2026-03-06T15:24:51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面完成，</w:delText>
        </w:r>
      </w:del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持续维护绿化设计的层次感与完整性，保障“一步一景”的办公环境品质</w:t>
      </w:r>
      <w:del w:id="133" w:author="碧海蓝天" w:date="2026-03-06T15:25:14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不衰减</w:delText>
        </w:r>
      </w:del>
      <w:del w:id="134" w:author="碧海蓝天" w:date="2026-03-06T15:25:27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，将</w:delText>
        </w:r>
      </w:del>
      <w:del w:id="135" w:author="碧海蓝天" w:date="2026-03-06T15:25:26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差</w:delText>
        </w:r>
      </w:del>
      <w:del w:id="136" w:author="碧海蓝天" w:date="2026-03-06T15:25:25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异化优</w:delText>
        </w:r>
      </w:del>
      <w:del w:id="137" w:author="碧海蓝天" w:date="2026-03-06T15:25:24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势转化为稳</w:delText>
        </w:r>
      </w:del>
      <w:del w:id="138" w:author="碧海蓝天" w:date="2026-03-06T15:25:23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定的招商竞</w:delText>
        </w:r>
      </w:del>
      <w:del w:id="139" w:author="碧海蓝天" w:date="2026-03-06T15:25:22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争力</w:delText>
        </w:r>
      </w:del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；</w:t>
      </w:r>
      <w:r>
        <w:rPr>
          <w:rStyle w:val="8"/>
          <w:rFonts w:hint="eastAsia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四</w:t>
      </w:r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是优化公共区域布局，</w:t>
      </w:r>
      <w:del w:id="140" w:author="碧海蓝天" w:date="2026-03-06T15:25:41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在现</w:delText>
        </w:r>
      </w:del>
      <w:del w:id="141" w:author="碧海蓝天" w:date="2026-03-06T15:25:40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有基础上</w:delText>
        </w:r>
      </w:del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增加企业互动、产品展示区域，提升租户的归属感与幸福感</w:t>
      </w:r>
      <w:r>
        <w:rPr>
          <w:rStyle w:val="8"/>
          <w:rFonts w:hint="eastAsia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；五是</w:t>
      </w:r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持续升级园区服务配套，推进健身房升级改造，增设公共活动室、中心花园休闲座椅等设施，不断完善办公生活一体化服务体系。</w:t>
      </w:r>
    </w:p>
    <w:p w14:paraId="1C18A57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51" w:firstLineChars="200"/>
        <w:jc w:val="both"/>
        <w:textAlignment w:val="auto"/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ins w:id="142" w:author="碧海蓝天" w:date="2026-03-06T15:27:41Z">
        <w:r>
          <w:rPr>
            <w:rStyle w:val="8"/>
            <w:rFonts w:hint="eastAsia" w:ascii="Times New Roman" w:hAnsi="Times New Roman" w:eastAsia="仿宋_GB2312" w:cs="Times New Roman"/>
            <w:b/>
            <w:bCs/>
            <w:spacing w:val="2"/>
            <w:sz w:val="32"/>
            <w:szCs w:val="32"/>
            <w:highlight w:val="none"/>
            <w:lang w:val="en-US" w:eastAsia="zh-CN"/>
          </w:rPr>
          <w:t>强化</w:t>
        </w:r>
      </w:ins>
      <w:ins w:id="143" w:author="碧海蓝天" w:date="2026-03-06T15:28:29Z">
        <w:r>
          <w:rPr>
            <w:rStyle w:val="8"/>
            <w:rFonts w:hint="eastAsia" w:ascii="Times New Roman" w:hAnsi="Times New Roman" w:eastAsia="仿宋_GB2312" w:cs="Times New Roman"/>
            <w:b/>
            <w:bCs/>
            <w:spacing w:val="2"/>
            <w:sz w:val="32"/>
            <w:szCs w:val="32"/>
            <w:highlight w:val="none"/>
            <w:lang w:val="en-US" w:eastAsia="zh-CN"/>
          </w:rPr>
          <w:t>服务</w:t>
        </w:r>
      </w:ins>
      <w:ins w:id="144" w:author="碧海蓝天" w:date="2026-03-06T15:27:43Z">
        <w:r>
          <w:rPr>
            <w:rStyle w:val="8"/>
            <w:rFonts w:hint="eastAsia" w:ascii="Times New Roman" w:hAnsi="Times New Roman" w:eastAsia="仿宋_GB2312" w:cs="Times New Roman"/>
            <w:b/>
            <w:bCs/>
            <w:spacing w:val="2"/>
            <w:sz w:val="32"/>
            <w:szCs w:val="32"/>
            <w:highlight w:val="none"/>
            <w:lang w:val="en-US" w:eastAsia="zh-CN"/>
          </w:rPr>
          <w:t>赋能</w:t>
        </w:r>
      </w:ins>
      <w:del w:id="145" w:author="碧海蓝天" w:date="2026-03-06T15:27:34Z">
        <w:r>
          <w:rPr>
            <w:rStyle w:val="8"/>
            <w:rFonts w:hint="default" w:ascii="Times New Roman" w:hAnsi="Times New Roman" w:eastAsia="仿宋_GB2312" w:cs="Times New Roman"/>
            <w:b/>
            <w:bCs/>
            <w:spacing w:val="2"/>
            <w:sz w:val="32"/>
            <w:szCs w:val="32"/>
            <w:highlight w:val="none"/>
            <w:lang w:val="en-US" w:eastAsia="zh-CN"/>
          </w:rPr>
          <w:delText>强化软</w:delText>
        </w:r>
      </w:del>
      <w:del w:id="146" w:author="碧海蓝天" w:date="2026-03-06T15:27:33Z">
        <w:r>
          <w:rPr>
            <w:rStyle w:val="8"/>
            <w:rFonts w:hint="default" w:ascii="Times New Roman" w:hAnsi="Times New Roman" w:eastAsia="仿宋_GB2312" w:cs="Times New Roman"/>
            <w:b/>
            <w:bCs/>
            <w:spacing w:val="2"/>
            <w:sz w:val="32"/>
            <w:szCs w:val="32"/>
            <w:highlight w:val="none"/>
            <w:lang w:val="en-US" w:eastAsia="zh-CN"/>
          </w:rPr>
          <w:delText>实力建设</w:delText>
        </w:r>
      </w:del>
      <w:r>
        <w:rPr>
          <w:rStyle w:val="8"/>
          <w:rFonts w:hint="default" w:ascii="Times New Roman" w:hAnsi="Times New Roman" w:eastAsia="仿宋_GB2312" w:cs="Times New Roman"/>
          <w:b/>
          <w:bCs/>
          <w:spacing w:val="2"/>
          <w:sz w:val="32"/>
          <w:szCs w:val="32"/>
          <w:highlight w:val="none"/>
          <w:lang w:val="en-US" w:eastAsia="zh-CN"/>
        </w:rPr>
        <w:t>，</w:t>
      </w:r>
      <w:ins w:id="147" w:author="碧海蓝天" w:date="2026-03-06T15:29:26Z">
        <w:r>
          <w:rPr>
            <w:rStyle w:val="8"/>
            <w:rFonts w:hint="eastAsia" w:ascii="Times New Roman" w:hAnsi="Times New Roman" w:eastAsia="仿宋_GB2312" w:cs="Times New Roman"/>
            <w:b/>
            <w:bCs/>
            <w:spacing w:val="2"/>
            <w:sz w:val="32"/>
            <w:szCs w:val="32"/>
            <w:highlight w:val="none"/>
            <w:lang w:val="en-US" w:eastAsia="zh-CN"/>
          </w:rPr>
          <w:t>提升</w:t>
        </w:r>
      </w:ins>
      <w:ins w:id="148" w:author="碧海蓝天" w:date="2026-03-06T15:29:28Z">
        <w:r>
          <w:rPr>
            <w:rStyle w:val="8"/>
            <w:rFonts w:hint="eastAsia" w:ascii="Times New Roman" w:hAnsi="Times New Roman" w:eastAsia="仿宋_GB2312" w:cs="Times New Roman"/>
            <w:b/>
            <w:bCs/>
            <w:spacing w:val="2"/>
            <w:sz w:val="32"/>
            <w:szCs w:val="32"/>
            <w:highlight w:val="none"/>
            <w:lang w:val="en-US" w:eastAsia="zh-CN"/>
          </w:rPr>
          <w:t>园区</w:t>
        </w:r>
      </w:ins>
      <w:ins w:id="149" w:author="碧海蓝天" w:date="2026-03-06T15:29:30Z">
        <w:r>
          <w:rPr>
            <w:rStyle w:val="8"/>
            <w:rFonts w:hint="eastAsia" w:ascii="Times New Roman" w:hAnsi="Times New Roman" w:eastAsia="仿宋_GB2312" w:cs="Times New Roman"/>
            <w:b/>
            <w:bCs/>
            <w:spacing w:val="2"/>
            <w:sz w:val="32"/>
            <w:szCs w:val="32"/>
            <w:highlight w:val="none"/>
            <w:lang w:val="en-US" w:eastAsia="zh-CN"/>
          </w:rPr>
          <w:t>软实力</w:t>
        </w:r>
      </w:ins>
      <w:del w:id="150" w:author="碧海蓝天" w:date="2026-03-06T15:28:45Z">
        <w:r>
          <w:rPr>
            <w:rStyle w:val="8"/>
            <w:rFonts w:hint="default" w:ascii="Times New Roman" w:hAnsi="Times New Roman" w:eastAsia="仿宋_GB2312" w:cs="Times New Roman"/>
            <w:b/>
            <w:bCs/>
            <w:spacing w:val="2"/>
            <w:sz w:val="32"/>
            <w:szCs w:val="32"/>
            <w:highlight w:val="none"/>
            <w:lang w:val="en-US" w:eastAsia="zh-CN"/>
          </w:rPr>
          <w:delText>融</w:delText>
        </w:r>
      </w:del>
      <w:del w:id="151" w:author="碧海蓝天" w:date="2026-03-06T15:28:44Z">
        <w:r>
          <w:rPr>
            <w:rStyle w:val="8"/>
            <w:rFonts w:hint="default" w:ascii="Times New Roman" w:hAnsi="Times New Roman" w:eastAsia="仿宋_GB2312" w:cs="Times New Roman"/>
            <w:b/>
            <w:bCs/>
            <w:spacing w:val="2"/>
            <w:sz w:val="32"/>
            <w:szCs w:val="32"/>
            <w:highlight w:val="none"/>
            <w:lang w:val="en-US" w:eastAsia="zh-CN"/>
          </w:rPr>
          <w:delText>合国</w:delText>
        </w:r>
      </w:del>
      <w:del w:id="152" w:author="碧海蓝天" w:date="2026-03-06T15:28:43Z">
        <w:r>
          <w:rPr>
            <w:rStyle w:val="8"/>
            <w:rFonts w:hint="default" w:ascii="Times New Roman" w:hAnsi="Times New Roman" w:eastAsia="仿宋_GB2312" w:cs="Times New Roman"/>
            <w:b/>
            <w:bCs/>
            <w:spacing w:val="2"/>
            <w:sz w:val="32"/>
            <w:szCs w:val="32"/>
            <w:highlight w:val="none"/>
            <w:lang w:val="en-US" w:eastAsia="zh-CN"/>
          </w:rPr>
          <w:delText>企服务</w:delText>
        </w:r>
      </w:del>
      <w:del w:id="153" w:author="碧海蓝天" w:date="2026-03-06T15:28:42Z">
        <w:r>
          <w:rPr>
            <w:rStyle w:val="8"/>
            <w:rFonts w:hint="default" w:ascii="Times New Roman" w:hAnsi="Times New Roman" w:eastAsia="仿宋_GB2312" w:cs="Times New Roman"/>
            <w:b/>
            <w:bCs/>
            <w:spacing w:val="2"/>
            <w:sz w:val="32"/>
            <w:szCs w:val="32"/>
            <w:highlight w:val="none"/>
            <w:lang w:val="en-US" w:eastAsia="zh-CN"/>
          </w:rPr>
          <w:delText>标准</w:delText>
        </w:r>
      </w:del>
      <w:del w:id="154" w:author="碧海蓝天" w:date="2026-03-06T15:28:41Z">
        <w:r>
          <w:rPr>
            <w:rStyle w:val="8"/>
            <w:rFonts w:hint="default" w:ascii="Times New Roman" w:hAnsi="Times New Roman" w:eastAsia="仿宋_GB2312" w:cs="Times New Roman"/>
            <w:b/>
            <w:bCs/>
            <w:spacing w:val="2"/>
            <w:sz w:val="32"/>
            <w:szCs w:val="32"/>
            <w:highlight w:val="none"/>
            <w:lang w:val="en-US" w:eastAsia="zh-CN"/>
          </w:rPr>
          <w:delText>与市场灵</w:delText>
        </w:r>
      </w:del>
      <w:del w:id="155" w:author="碧海蓝天" w:date="2026-03-06T15:28:40Z">
        <w:r>
          <w:rPr>
            <w:rStyle w:val="8"/>
            <w:rFonts w:hint="default" w:ascii="Times New Roman" w:hAnsi="Times New Roman" w:eastAsia="仿宋_GB2312" w:cs="Times New Roman"/>
            <w:b/>
            <w:bCs/>
            <w:spacing w:val="2"/>
            <w:sz w:val="32"/>
            <w:szCs w:val="32"/>
            <w:highlight w:val="none"/>
            <w:lang w:val="en-US" w:eastAsia="zh-CN"/>
          </w:rPr>
          <w:delText>活经验</w:delText>
        </w:r>
      </w:del>
      <w:ins w:id="156" w:author="碧海蓝天" w:date="2026-03-06T15:29:45Z">
        <w:r>
          <w:rPr>
            <w:rStyle w:val="8"/>
            <w:rFonts w:hint="eastAsia" w:ascii="Times New Roman" w:hAnsi="Times New Roman" w:eastAsia="仿宋_GB2312" w:cs="Times New Roman"/>
            <w:b/>
            <w:bCs/>
            <w:spacing w:val="2"/>
            <w:sz w:val="32"/>
            <w:szCs w:val="32"/>
            <w:highlight w:val="none"/>
            <w:lang w:val="en-US" w:eastAsia="zh-CN"/>
          </w:rPr>
          <w:t>。</w:t>
        </w:r>
      </w:ins>
      <w:del w:id="157" w:author="碧海蓝天" w:date="2026-03-06T15:29:45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：</w:delText>
        </w:r>
      </w:del>
      <w:del w:id="158" w:author="碧海蓝天" w:date="2026-03-06T15:29:52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在硬件与</w:delText>
        </w:r>
      </w:del>
      <w:del w:id="159" w:author="碧海蓝天" w:date="2026-03-06T15:29:51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价格内卷的</w:delText>
        </w:r>
      </w:del>
      <w:del w:id="160" w:author="碧海蓝天" w:date="2026-03-06T15:29:50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同时，提</w:delText>
        </w:r>
      </w:del>
      <w:del w:id="161" w:author="碧海蓝天" w:date="2026-03-06T15:29:49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升园区软实力，筑牢客户粘</w:delText>
        </w:r>
      </w:del>
      <w:del w:id="162" w:author="碧海蓝天" w:date="2026-03-06T15:29:48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性。</w:delText>
        </w:r>
      </w:del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一是提升物业服务品质，</w:t>
      </w:r>
      <w:del w:id="163" w:author="碧海蓝天" w:date="2026-03-06T15:30:12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坚守</w:delText>
        </w:r>
      </w:del>
      <w:del w:id="164" w:author="碧海蓝天" w:date="2026-03-06T15:30:11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规范化、标准</w:delText>
        </w:r>
      </w:del>
      <w:del w:id="165" w:author="碧海蓝天" w:date="2026-03-06T15:30:10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化服务，</w:delText>
        </w:r>
      </w:del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优化保洁、安保、设施维修等基础服务效率</w:t>
      </w:r>
      <w:ins w:id="166" w:author="碧海蓝天" w:date="2026-03-06T15:30:18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，</w:t>
        </w:r>
      </w:ins>
      <w:ins w:id="167" w:author="碧海蓝天" w:date="2026-03-06T15:30:20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不断</w:t>
        </w:r>
      </w:ins>
      <w:ins w:id="168" w:author="碧海蓝天" w:date="2026-03-06T15:30:21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提升</w:t>
        </w:r>
      </w:ins>
      <w:ins w:id="169" w:author="碧海蓝天" w:date="2026-03-06T15:30:22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客户</w:t>
        </w:r>
      </w:ins>
      <w:ins w:id="170" w:author="碧海蓝天" w:date="2026-03-06T15:30:24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满意度</w:t>
        </w:r>
      </w:ins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；二是强化产业赋能服务，依托国企政企联动优势与市级孵化器资质，为企业提供政策申报绿色通道、融资对接、技术咨询、人才招聘等全流程服务，助力企业发展；三是丰富园区企业活动，定期举办交流会、企业沙龙、团建联谊等活动，促进园区企业间资源共享、业务合作，</w:t>
      </w:r>
      <w:ins w:id="171" w:author="碧海蓝天" w:date="2026-03-06T15:31:03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打造</w:t>
        </w:r>
      </w:ins>
      <w:ins w:id="172" w:author="碧海蓝天" w:date="2026-03-06T15:31:05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良好的</w:t>
        </w:r>
      </w:ins>
      <w:ins w:id="173" w:author="碧海蓝天" w:date="2026-03-06T15:31:07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园区</w:t>
        </w:r>
      </w:ins>
      <w:ins w:id="174" w:author="碧海蓝天" w:date="2026-03-06T15:31:12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产业</w:t>
        </w:r>
      </w:ins>
      <w:ins w:id="175" w:author="碧海蓝天" w:date="2026-03-06T15:31:13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生态</w:t>
        </w:r>
      </w:ins>
      <w:del w:id="176" w:author="碧海蓝天" w:date="2026-03-06T15:31:01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增</w:delText>
        </w:r>
      </w:del>
      <w:del w:id="177" w:author="碧海蓝天" w:date="2026-03-06T15:31:00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强园区产业生</w:delText>
        </w:r>
      </w:del>
      <w:del w:id="178" w:author="碧海蓝天" w:date="2026-03-06T15:30:59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态凝聚力</w:delText>
        </w:r>
      </w:del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。</w:t>
      </w:r>
    </w:p>
    <w:p w14:paraId="36688B5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51" w:firstLineChars="200"/>
        <w:jc w:val="both"/>
        <w:textAlignment w:val="auto"/>
        <w:rPr>
          <w:ins w:id="179" w:author="碧海蓝天" w:date="2026-03-06T15:33:24Z"/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r>
        <w:rPr>
          <w:rStyle w:val="8"/>
          <w:rFonts w:hint="eastAsia" w:ascii="Times New Roman" w:hAnsi="Times New Roman" w:eastAsia="仿宋_GB2312" w:cs="Times New Roman"/>
          <w:b/>
          <w:bCs/>
          <w:spacing w:val="2"/>
          <w:sz w:val="32"/>
          <w:szCs w:val="32"/>
          <w:highlight w:val="none"/>
          <w:lang w:val="en-US" w:eastAsia="zh-CN"/>
        </w:rPr>
        <w:t>保存量拓增量，齐破</w:t>
      </w:r>
      <w:r>
        <w:rPr>
          <w:rStyle w:val="8"/>
          <w:rFonts w:hint="default" w:ascii="Times New Roman" w:hAnsi="Times New Roman" w:eastAsia="仿宋_GB2312" w:cs="Times New Roman"/>
          <w:b/>
          <w:bCs/>
          <w:spacing w:val="2"/>
          <w:sz w:val="32"/>
          <w:szCs w:val="32"/>
          <w:highlight w:val="none"/>
          <w:lang w:val="en-US" w:eastAsia="zh-CN"/>
        </w:rPr>
        <w:t>招商困局</w:t>
      </w:r>
      <w:r>
        <w:rPr>
          <w:rStyle w:val="8"/>
          <w:rFonts w:hint="eastAsia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：</w:t>
      </w:r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针对一季度预退租面积较大、客户流失集中的现状，</w:t>
      </w:r>
      <w:del w:id="180" w:author="碧海蓝天" w:date="2026-03-06T15:31:49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结合多家企业因本部统筹集中办公退租的趋势，</w:delText>
        </w:r>
      </w:del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坚持存量维稳、增量引流与内部资源统筹并重，多措并举保障园区平稳运营。一是主动对接意向退租企业，精准掌握企业实际经营诉求，在严格遵守国资管理规定的前提下，全力挽留优质存量客户；二是提前梳理即将空置房源，加快推进房源翻新、分隔改造及精装升级，确保达到市场主流交付标准，快速衔接入市，提高空置房源去化效率；三是对接集团下属各单位，引导回归园区集中办公、协同发展</w:t>
      </w:r>
      <w:ins w:id="181" w:author="碧海蓝天" w:date="2026-03-06T15:33:13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。</w:t>
        </w:r>
      </w:ins>
    </w:p>
    <w:p w14:paraId="06D088C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48" w:firstLineChars="200"/>
        <w:jc w:val="both"/>
        <w:textAlignment w:val="auto"/>
        <w:rPr>
          <w:del w:id="182" w:author="碧海蓝天" w:date="2026-03-06T15:33:03Z"/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</w:pPr>
      <w:ins w:id="183" w:author="碧海蓝天" w:date="2026-03-06T15:33:24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 xml:space="preserve"> </w:t>
        </w:r>
      </w:ins>
      <w:ins w:id="184" w:author="碧海蓝天" w:date="2026-03-06T15:33:25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 xml:space="preserve"> </w:t>
        </w:r>
      </w:ins>
      <w:del w:id="185" w:author="碧海蓝天" w:date="2026-03-06T15:33:03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，进一步提升园区空间利用效率、完善产业生态布局，助力园区高质量可持续发展。</w:delText>
        </w:r>
      </w:del>
    </w:p>
    <w:p w14:paraId="4802F179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0" w:firstLineChars="0"/>
        <w:jc w:val="both"/>
        <w:textAlignment w:val="auto"/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pPrChange w:id="186" w:author="碧海蓝天" w:date="2026-03-06T15:33:19Z">
          <w:pPr>
            <w:keepNext w:val="0"/>
            <w:keepLines w:val="0"/>
            <w:pageBreakBefore w:val="0"/>
            <w:widowControl w:val="0"/>
            <w:numPr>
              <w:ilvl w:val="0"/>
              <w:numId w:val="2"/>
            </w:numPr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firstLine="651" w:firstLineChars="200"/>
            <w:jc w:val="both"/>
            <w:textAlignment w:val="auto"/>
          </w:pPr>
        </w:pPrChange>
      </w:pPr>
      <w:ins w:id="187" w:author="碧海蓝天" w:date="2026-03-06T15:33:20Z">
        <w:r>
          <w:rPr>
            <w:rStyle w:val="8"/>
            <w:rFonts w:hint="eastAsia" w:ascii="Times New Roman" w:hAnsi="Times New Roman" w:eastAsia="仿宋_GB2312" w:cs="Times New Roman"/>
            <w:b/>
            <w:bCs/>
            <w:spacing w:val="2"/>
            <w:sz w:val="32"/>
            <w:szCs w:val="32"/>
            <w:highlight w:val="none"/>
            <w:lang w:val="en-US" w:eastAsia="zh-CN"/>
          </w:rPr>
          <w:t xml:space="preserve">  </w:t>
        </w:r>
      </w:ins>
      <w:ins w:id="188" w:author="碧海蓝天" w:date="2026-03-06T15:33:29Z">
        <w:r>
          <w:rPr>
            <w:rStyle w:val="8"/>
            <w:rFonts w:hint="eastAsia" w:ascii="Times New Roman" w:hAnsi="Times New Roman" w:eastAsia="仿宋_GB2312" w:cs="Times New Roman"/>
            <w:b/>
            <w:bCs/>
            <w:spacing w:val="2"/>
            <w:sz w:val="32"/>
            <w:szCs w:val="32"/>
            <w:highlight w:val="none"/>
            <w:lang w:val="en-US" w:eastAsia="zh-CN"/>
          </w:rPr>
          <w:t>5、</w:t>
        </w:r>
      </w:ins>
      <w:r>
        <w:rPr>
          <w:rStyle w:val="8"/>
          <w:rFonts w:hint="default" w:ascii="Times New Roman" w:hAnsi="Times New Roman" w:eastAsia="仿宋_GB2312" w:cs="Times New Roman"/>
          <w:b/>
          <w:bCs/>
          <w:spacing w:val="2"/>
          <w:sz w:val="32"/>
          <w:szCs w:val="32"/>
          <w:highlight w:val="none"/>
          <w:lang w:val="en-US" w:eastAsia="zh-CN"/>
        </w:rPr>
        <w:t>拓宽招商渠道，</w:t>
      </w:r>
      <w:del w:id="189" w:author="碧海蓝天" w:date="2026-03-06T15:33:50Z">
        <w:r>
          <w:rPr>
            <w:rStyle w:val="8"/>
            <w:rFonts w:hint="default" w:ascii="Times New Roman" w:hAnsi="Times New Roman" w:eastAsia="仿宋_GB2312" w:cs="Times New Roman"/>
            <w:b/>
            <w:bCs/>
            <w:spacing w:val="2"/>
            <w:sz w:val="32"/>
            <w:szCs w:val="32"/>
            <w:highlight w:val="none"/>
            <w:lang w:val="en-US" w:eastAsia="zh-CN"/>
          </w:rPr>
          <w:delText>借鉴市场灵</w:delText>
        </w:r>
      </w:del>
      <w:del w:id="190" w:author="碧海蓝天" w:date="2026-03-06T15:33:49Z">
        <w:r>
          <w:rPr>
            <w:rStyle w:val="8"/>
            <w:rFonts w:hint="default" w:ascii="Times New Roman" w:hAnsi="Times New Roman" w:eastAsia="仿宋_GB2312" w:cs="Times New Roman"/>
            <w:b/>
            <w:bCs/>
            <w:spacing w:val="2"/>
            <w:sz w:val="32"/>
            <w:szCs w:val="32"/>
            <w:highlight w:val="none"/>
            <w:lang w:val="en-US" w:eastAsia="zh-CN"/>
          </w:rPr>
          <w:delText>活手段</w:delText>
        </w:r>
      </w:del>
      <w:r>
        <w:rPr>
          <w:rStyle w:val="8"/>
          <w:rFonts w:hint="default" w:ascii="Times New Roman" w:hAnsi="Times New Roman" w:eastAsia="仿宋_GB2312" w:cs="Times New Roman"/>
          <w:b/>
          <w:bCs/>
          <w:spacing w:val="2"/>
          <w:sz w:val="32"/>
          <w:szCs w:val="32"/>
          <w:highlight w:val="none"/>
          <w:lang w:val="en-US" w:eastAsia="zh-CN"/>
        </w:rPr>
        <w:t>激活招商活力</w:t>
      </w:r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：</w:t>
      </w:r>
      <w:del w:id="191" w:author="碧海蓝天" w:date="2026-03-06T15:33:59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打</w:delText>
        </w:r>
      </w:del>
      <w:del w:id="192" w:author="碧海蓝天" w:date="2026-03-06T15:33:58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破固有招商</w:delText>
        </w:r>
      </w:del>
      <w:del w:id="193" w:author="碧海蓝天" w:date="2026-03-06T15:33:57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思维，</w:delText>
        </w:r>
      </w:del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积极借鉴周边园区灵活的招商手段，全方位拓宽招商渠道，提升客户引流效率。一是</w:t>
      </w:r>
      <w:ins w:id="194" w:author="碧海蓝天" w:date="2026-03-06T15:40:47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加大</w:t>
        </w:r>
      </w:ins>
      <w:del w:id="195" w:author="碧海蓝天" w:date="2026-03-06T15:40:45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提高</w:delText>
        </w:r>
      </w:del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中介渠道合作力度，</w:t>
      </w:r>
      <w:ins w:id="196" w:author="碧海蓝天" w:date="2026-03-06T15:40:51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提高</w:t>
        </w:r>
      </w:ins>
      <w:del w:id="197" w:author="碧海蓝天" w:date="2026-03-06T15:40:30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上</w:delText>
        </w:r>
      </w:del>
      <w:del w:id="198" w:author="碧海蓝天" w:date="2026-03-06T15:40:29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调带</w:delText>
        </w:r>
      </w:del>
      <w:del w:id="199" w:author="碧海蓝天" w:date="2026-03-06T15:40:28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看奖、</w:delText>
        </w:r>
      </w:del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成交佣金比例，激励中介积极带看推荐；二是完善老带新激励机制，对成功推荐新客户入驻的老租户，给予免费使用园区配套设施等奖励，以存量带增量，实现客户裂变</w:t>
      </w:r>
      <w:r>
        <w:rPr>
          <w:rStyle w:val="8"/>
          <w:rFonts w:hint="eastAsia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。</w:t>
      </w:r>
      <w:bookmarkStart w:id="0" w:name="_GoBack"/>
      <w:bookmarkEnd w:id="0"/>
    </w:p>
    <w:p w14:paraId="3C415F2E">
      <w:pPr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ind w:firstLine="651" w:firstLineChars="200"/>
        <w:jc w:val="both"/>
        <w:textAlignment w:val="auto"/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pPrChange w:id="200" w:author="碧海蓝天" w:date="2026-03-06T15:35:01Z">
          <w:pPr>
            <w:keepNext w:val="0"/>
            <w:keepLines w:val="0"/>
            <w:pageBreakBefore w:val="0"/>
            <w:widowControl w:val="0"/>
            <w:numPr>
              <w:ilvl w:val="0"/>
              <w:numId w:val="2"/>
            </w:numPr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firstLine="651" w:firstLineChars="200"/>
            <w:jc w:val="both"/>
            <w:textAlignment w:val="auto"/>
          </w:pPr>
        </w:pPrChange>
      </w:pPr>
      <w:ins w:id="201" w:author="碧海蓝天" w:date="2026-03-06T15:35:02Z">
        <w:r>
          <w:rPr>
            <w:rStyle w:val="8"/>
            <w:rFonts w:hint="eastAsia" w:ascii="Times New Roman" w:hAnsi="Times New Roman" w:eastAsia="仿宋_GB2312" w:cs="Times New Roman"/>
            <w:b/>
            <w:bCs/>
            <w:spacing w:val="2"/>
            <w:sz w:val="32"/>
            <w:szCs w:val="32"/>
            <w:highlight w:val="none"/>
            <w:lang w:val="en-US" w:eastAsia="zh-CN"/>
          </w:rPr>
          <w:t>6</w:t>
        </w:r>
      </w:ins>
      <w:ins w:id="202" w:author="碧海蓝天" w:date="2026-03-06T15:35:03Z">
        <w:r>
          <w:rPr>
            <w:rStyle w:val="8"/>
            <w:rFonts w:hint="eastAsia" w:ascii="Times New Roman" w:hAnsi="Times New Roman" w:eastAsia="仿宋_GB2312" w:cs="Times New Roman"/>
            <w:b/>
            <w:bCs/>
            <w:spacing w:val="2"/>
            <w:sz w:val="32"/>
            <w:szCs w:val="32"/>
            <w:highlight w:val="none"/>
            <w:lang w:val="en-US" w:eastAsia="zh-CN"/>
          </w:rPr>
          <w:t>、</w:t>
        </w:r>
      </w:ins>
      <w:ins w:id="203" w:author="碧海蓝天" w:date="2026-03-06T15:37:19Z">
        <w:r>
          <w:rPr>
            <w:rStyle w:val="8"/>
            <w:rFonts w:hint="eastAsia" w:ascii="Times New Roman" w:hAnsi="Times New Roman" w:eastAsia="仿宋_GB2312" w:cs="Times New Roman"/>
            <w:b/>
            <w:bCs/>
            <w:spacing w:val="2"/>
            <w:sz w:val="32"/>
            <w:szCs w:val="32"/>
            <w:highlight w:val="none"/>
            <w:lang w:val="en-US" w:eastAsia="zh-CN"/>
          </w:rPr>
          <w:t>明确</w:t>
        </w:r>
      </w:ins>
      <w:del w:id="204" w:author="碧海蓝天" w:date="2026-03-06T15:37:16Z">
        <w:r>
          <w:rPr>
            <w:rStyle w:val="8"/>
            <w:rFonts w:hint="default" w:ascii="Times New Roman" w:hAnsi="Times New Roman" w:eastAsia="仿宋_GB2312" w:cs="Times New Roman"/>
            <w:b/>
            <w:bCs/>
            <w:spacing w:val="2"/>
            <w:sz w:val="32"/>
            <w:szCs w:val="32"/>
            <w:highlight w:val="none"/>
            <w:lang w:val="en-US" w:eastAsia="zh-CN"/>
          </w:rPr>
          <w:delText>坚守</w:delText>
        </w:r>
      </w:del>
      <w:r>
        <w:rPr>
          <w:rStyle w:val="8"/>
          <w:rFonts w:hint="default" w:ascii="Times New Roman" w:hAnsi="Times New Roman" w:eastAsia="仿宋_GB2312" w:cs="Times New Roman"/>
          <w:b/>
          <w:bCs/>
          <w:spacing w:val="2"/>
          <w:sz w:val="32"/>
          <w:szCs w:val="32"/>
          <w:highlight w:val="none"/>
          <w:lang w:val="en-US" w:eastAsia="zh-CN"/>
        </w:rPr>
        <w:t>核心产业定位，打造差异化竞争壁垒</w:t>
      </w:r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：坚守</w:t>
      </w:r>
      <w:r>
        <w:rPr>
          <w:rStyle w:val="8"/>
          <w:rFonts w:hint="eastAsia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车联网</w:t>
      </w:r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、物联网/互联网、</w:t>
      </w:r>
      <w:r>
        <w:rPr>
          <w:rStyle w:val="8"/>
          <w:rFonts w:hint="eastAsia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新基建</w:t>
      </w:r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三大核心产业定位，</w:t>
      </w:r>
      <w:ins w:id="205" w:author="碧海蓝天" w:date="2026-03-06T15:37:40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以产业集聚形成独特招商优势</w:t>
        </w:r>
      </w:ins>
      <w:ins w:id="206" w:author="碧海蓝天" w:date="2026-03-06T15:37:43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，</w:t>
        </w:r>
      </w:ins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避免与周边园区在电商直播等不稳定客群上的同质化竞争</w:t>
      </w:r>
      <w:ins w:id="207" w:author="碧海蓝天" w:date="2026-03-06T15:38:11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。</w:t>
        </w:r>
      </w:ins>
      <w:ins w:id="208" w:author="碧海蓝天" w:date="2026-03-06T15:38:19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通过</w:t>
        </w:r>
      </w:ins>
      <w:del w:id="209" w:author="碧海蓝天" w:date="2026-03-06T15:38:09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，</w:delText>
        </w:r>
      </w:del>
      <w:del w:id="210" w:author="碧海蓝天" w:date="2026-03-06T15:37:40Z">
        <w:r>
          <w:rPr>
            <w:rStyle w:val="8"/>
            <w:rFonts w:hint="default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delText>以产业集聚形成独特招商优势。</w:delText>
        </w:r>
      </w:del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定期举办产业对接会、技术交流会，推动企业间合作共赢，提升园区产业集聚度与行业影响力，以优质的产业生态吸引更多同类型企业入驻，</w:t>
      </w:r>
      <w:ins w:id="211" w:author="碧海蓝天" w:date="2026-03-06T15:38:37Z">
        <w:r>
          <w:rPr>
            <w:rStyle w:val="8"/>
            <w:rFonts w:hint="eastAsia" w:ascii="Times New Roman" w:hAnsi="Times New Roman" w:eastAsia="仿宋_GB2312" w:cs="Times New Roman"/>
            <w:b w:val="0"/>
            <w:bCs w:val="0"/>
            <w:spacing w:val="2"/>
            <w:sz w:val="32"/>
            <w:szCs w:val="32"/>
            <w:highlight w:val="none"/>
            <w:lang w:val="en-US" w:eastAsia="zh-CN"/>
          </w:rPr>
          <w:t>力争</w:t>
        </w:r>
      </w:ins>
      <w:r>
        <w:rPr>
          <w:rStyle w:val="8"/>
          <w:rFonts w:hint="default" w:ascii="Times New Roman" w:hAnsi="Times New Roman" w:eastAsia="仿宋_GB2312" w:cs="Times New Roman"/>
          <w:b w:val="0"/>
          <w:bCs w:val="0"/>
          <w:spacing w:val="2"/>
          <w:sz w:val="32"/>
          <w:szCs w:val="32"/>
          <w:highlight w:val="none"/>
          <w:lang w:val="en-US" w:eastAsia="zh-CN"/>
        </w:rPr>
        <w:t>让产业优势成为园区抵御市场寒冬的核心壁垒。</w:t>
      </w:r>
    </w:p>
    <w:sectPr>
      <w:footerReference r:id="rId3" w:type="default"/>
      <w:pgSz w:w="11906" w:h="16838"/>
      <w:pgMar w:top="2098" w:right="1474" w:bottom="1984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小标宋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3F28EA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5146EB7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5146EB7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04C7D4"/>
    <w:multiLevelType w:val="singleLevel"/>
    <w:tmpl w:val="EA04C7D4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5BB2F7DC"/>
    <w:multiLevelType w:val="singleLevel"/>
    <w:tmpl w:val="5BB2F7DC"/>
    <w:lvl w:ilvl="0" w:tentative="0">
      <w:start w:val="4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碧海蓝天">
    <w15:presenceInfo w15:providerId="WPS Office" w15:userId="54446327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kN2JhOTQwOGQwMGIzN2E5NjIwYTkyNzI2ZTcxOTcifQ=="/>
  </w:docVars>
  <w:rsids>
    <w:rsidRoot w:val="00000000"/>
    <w:rsid w:val="00D62EBA"/>
    <w:rsid w:val="016C2415"/>
    <w:rsid w:val="026E0D49"/>
    <w:rsid w:val="02750329"/>
    <w:rsid w:val="049C2D1F"/>
    <w:rsid w:val="062C5D5F"/>
    <w:rsid w:val="06497B03"/>
    <w:rsid w:val="080772B4"/>
    <w:rsid w:val="09EE25E8"/>
    <w:rsid w:val="0A643F7C"/>
    <w:rsid w:val="0B255534"/>
    <w:rsid w:val="0B3F59DA"/>
    <w:rsid w:val="0BC86048"/>
    <w:rsid w:val="0BE63D48"/>
    <w:rsid w:val="0C916746"/>
    <w:rsid w:val="0CA6348B"/>
    <w:rsid w:val="0D927FE1"/>
    <w:rsid w:val="0E6A5996"/>
    <w:rsid w:val="0EC341CA"/>
    <w:rsid w:val="0F2049D9"/>
    <w:rsid w:val="0F6B6890"/>
    <w:rsid w:val="109951E0"/>
    <w:rsid w:val="10C8534E"/>
    <w:rsid w:val="11CD6860"/>
    <w:rsid w:val="11DC75C5"/>
    <w:rsid w:val="126857B5"/>
    <w:rsid w:val="12BD699A"/>
    <w:rsid w:val="131A03C4"/>
    <w:rsid w:val="131B6620"/>
    <w:rsid w:val="179356B0"/>
    <w:rsid w:val="17A34B99"/>
    <w:rsid w:val="17C84600"/>
    <w:rsid w:val="17E80B66"/>
    <w:rsid w:val="19AF5F9D"/>
    <w:rsid w:val="19B7492C"/>
    <w:rsid w:val="1A5E44D0"/>
    <w:rsid w:val="1A69031C"/>
    <w:rsid w:val="1B203070"/>
    <w:rsid w:val="1B2E158D"/>
    <w:rsid w:val="1BB10E69"/>
    <w:rsid w:val="1BE11A95"/>
    <w:rsid w:val="1C166281"/>
    <w:rsid w:val="1CFA525B"/>
    <w:rsid w:val="1D0460DA"/>
    <w:rsid w:val="1F9E295F"/>
    <w:rsid w:val="1FE03AE0"/>
    <w:rsid w:val="1FE300A8"/>
    <w:rsid w:val="20B968A8"/>
    <w:rsid w:val="20D82E1B"/>
    <w:rsid w:val="217934DB"/>
    <w:rsid w:val="224131C1"/>
    <w:rsid w:val="235B27CC"/>
    <w:rsid w:val="24397C3A"/>
    <w:rsid w:val="25DD234D"/>
    <w:rsid w:val="25F33409"/>
    <w:rsid w:val="27C00092"/>
    <w:rsid w:val="27CE17BE"/>
    <w:rsid w:val="28100029"/>
    <w:rsid w:val="286819AF"/>
    <w:rsid w:val="28A0237E"/>
    <w:rsid w:val="28FE78D9"/>
    <w:rsid w:val="29D30F50"/>
    <w:rsid w:val="2ADF37F6"/>
    <w:rsid w:val="2D0C35FC"/>
    <w:rsid w:val="2EAC2B51"/>
    <w:rsid w:val="2F6C4624"/>
    <w:rsid w:val="30B905C5"/>
    <w:rsid w:val="30F10408"/>
    <w:rsid w:val="31371030"/>
    <w:rsid w:val="316638AD"/>
    <w:rsid w:val="32400179"/>
    <w:rsid w:val="32845AAD"/>
    <w:rsid w:val="341C014B"/>
    <w:rsid w:val="341C4D39"/>
    <w:rsid w:val="350D7F97"/>
    <w:rsid w:val="357B7664"/>
    <w:rsid w:val="37BA024E"/>
    <w:rsid w:val="388A7983"/>
    <w:rsid w:val="38DA35A8"/>
    <w:rsid w:val="391356F2"/>
    <w:rsid w:val="395D6E46"/>
    <w:rsid w:val="39DA4D6B"/>
    <w:rsid w:val="3A5D5E90"/>
    <w:rsid w:val="3A797E9E"/>
    <w:rsid w:val="3D6D7401"/>
    <w:rsid w:val="3F42281C"/>
    <w:rsid w:val="3F604F9A"/>
    <w:rsid w:val="3F620D12"/>
    <w:rsid w:val="3F9335C1"/>
    <w:rsid w:val="40952AB4"/>
    <w:rsid w:val="409B3CAE"/>
    <w:rsid w:val="410F015D"/>
    <w:rsid w:val="421570DA"/>
    <w:rsid w:val="427A6373"/>
    <w:rsid w:val="42954E32"/>
    <w:rsid w:val="42FA497A"/>
    <w:rsid w:val="43A6708B"/>
    <w:rsid w:val="43E26CEB"/>
    <w:rsid w:val="44E10E9E"/>
    <w:rsid w:val="44F50FC1"/>
    <w:rsid w:val="465E764C"/>
    <w:rsid w:val="47661423"/>
    <w:rsid w:val="480D3F42"/>
    <w:rsid w:val="485A75EE"/>
    <w:rsid w:val="493062DE"/>
    <w:rsid w:val="49E33D4C"/>
    <w:rsid w:val="4A02351E"/>
    <w:rsid w:val="4AA92269"/>
    <w:rsid w:val="4B0C426D"/>
    <w:rsid w:val="4BBA2895"/>
    <w:rsid w:val="4C427D2E"/>
    <w:rsid w:val="4CD307EF"/>
    <w:rsid w:val="4D18235A"/>
    <w:rsid w:val="4DBA116E"/>
    <w:rsid w:val="4F0740EF"/>
    <w:rsid w:val="512563A5"/>
    <w:rsid w:val="518821D1"/>
    <w:rsid w:val="51CE68A4"/>
    <w:rsid w:val="546744C0"/>
    <w:rsid w:val="550378DF"/>
    <w:rsid w:val="55804DC2"/>
    <w:rsid w:val="55EA4E70"/>
    <w:rsid w:val="56792B66"/>
    <w:rsid w:val="5713652D"/>
    <w:rsid w:val="579932E7"/>
    <w:rsid w:val="57A45965"/>
    <w:rsid w:val="58002A29"/>
    <w:rsid w:val="584A792E"/>
    <w:rsid w:val="58A96885"/>
    <w:rsid w:val="598D67E5"/>
    <w:rsid w:val="598E117F"/>
    <w:rsid w:val="5AD460C2"/>
    <w:rsid w:val="5E7D7BB2"/>
    <w:rsid w:val="5E8E6FD6"/>
    <w:rsid w:val="5E9449C7"/>
    <w:rsid w:val="5EF1453C"/>
    <w:rsid w:val="60421A96"/>
    <w:rsid w:val="62C318E3"/>
    <w:rsid w:val="63516AC1"/>
    <w:rsid w:val="63B07CAF"/>
    <w:rsid w:val="64C73866"/>
    <w:rsid w:val="65826D66"/>
    <w:rsid w:val="65970360"/>
    <w:rsid w:val="66114933"/>
    <w:rsid w:val="66E856F1"/>
    <w:rsid w:val="67881E44"/>
    <w:rsid w:val="69D754DC"/>
    <w:rsid w:val="6BBB55B4"/>
    <w:rsid w:val="6C0E5BFA"/>
    <w:rsid w:val="6C1D31AD"/>
    <w:rsid w:val="6C451CA9"/>
    <w:rsid w:val="6DC2717F"/>
    <w:rsid w:val="6DEE0E0A"/>
    <w:rsid w:val="6E994A60"/>
    <w:rsid w:val="716243F2"/>
    <w:rsid w:val="71E470BA"/>
    <w:rsid w:val="72824C4C"/>
    <w:rsid w:val="72D0790B"/>
    <w:rsid w:val="72D216CC"/>
    <w:rsid w:val="74411A72"/>
    <w:rsid w:val="752B3379"/>
    <w:rsid w:val="75F34013"/>
    <w:rsid w:val="76341D7D"/>
    <w:rsid w:val="765760ED"/>
    <w:rsid w:val="7745104A"/>
    <w:rsid w:val="77AF45F5"/>
    <w:rsid w:val="797F0137"/>
    <w:rsid w:val="7AB63CD2"/>
    <w:rsid w:val="7B2A5117"/>
    <w:rsid w:val="7B336A6A"/>
    <w:rsid w:val="7B984C13"/>
    <w:rsid w:val="7DAB41DE"/>
    <w:rsid w:val="7E01736D"/>
    <w:rsid w:val="7EBD1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Lines="0" w:beforeAutospacing="0" w:afterLines="0" w:afterAutospacing="0" w:line="576" w:lineRule="auto"/>
      <w:jc w:val="center"/>
      <w:outlineLvl w:val="0"/>
    </w:pPr>
    <w:rPr>
      <w:rFonts w:asciiTheme="minorAscii" w:hAnsiTheme="minorAscii"/>
      <w:b/>
      <w:kern w:val="44"/>
      <w:sz w:val="32"/>
    </w:rPr>
  </w:style>
  <w:style w:type="paragraph" w:styleId="3">
    <w:name w:val="heading 2"/>
    <w:basedOn w:val="1"/>
    <w:next w:val="1"/>
    <w:autoRedefine/>
    <w:semiHidden/>
    <w:unhideWhenUsed/>
    <w:qFormat/>
    <w:uiPriority w:val="0"/>
    <w:pPr>
      <w:keepNext/>
      <w:keepLines/>
      <w:spacing w:beforeLines="0" w:beforeAutospacing="0" w:afterLines="0" w:afterAutospacing="0" w:line="413" w:lineRule="auto"/>
      <w:outlineLvl w:val="1"/>
    </w:pPr>
    <w:rPr>
      <w:rFonts w:ascii="Arial" w:hAnsi="Arial" w:eastAsia="黑体"/>
      <w:b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8">
    <w:name w:val="Strong"/>
    <w:autoRedefine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3" Type="http://schemas.microsoft.com/office/2011/relationships/people" Target="people.xml"/><Relationship Id="rId42" Type="http://schemas.openxmlformats.org/officeDocument/2006/relationships/fontTable" Target="fontTable.xml"/><Relationship Id="rId41" Type="http://schemas.openxmlformats.org/officeDocument/2006/relationships/numbering" Target="numbering.xml"/><Relationship Id="rId40" Type="http://schemas.openxmlformats.org/officeDocument/2006/relationships/customXml" Target="../customXml/item1.xml"/><Relationship Id="rId4" Type="http://schemas.openxmlformats.org/officeDocument/2006/relationships/theme" Target="theme/theme1.xml"/><Relationship Id="rId39" Type="http://schemas.openxmlformats.org/officeDocument/2006/relationships/image" Target="media/image35.jpeg"/><Relationship Id="rId38" Type="http://schemas.openxmlformats.org/officeDocument/2006/relationships/image" Target="media/image34.jpeg"/><Relationship Id="rId37" Type="http://schemas.openxmlformats.org/officeDocument/2006/relationships/image" Target="media/image33.jpeg"/><Relationship Id="rId36" Type="http://schemas.openxmlformats.org/officeDocument/2006/relationships/image" Target="media/image32.jpeg"/><Relationship Id="rId35" Type="http://schemas.openxmlformats.org/officeDocument/2006/relationships/image" Target="media/image31.png"/><Relationship Id="rId34" Type="http://schemas.openxmlformats.org/officeDocument/2006/relationships/image" Target="media/image30.jpeg"/><Relationship Id="rId33" Type="http://schemas.openxmlformats.org/officeDocument/2006/relationships/image" Target="media/image29.jpeg"/><Relationship Id="rId32" Type="http://schemas.openxmlformats.org/officeDocument/2006/relationships/image" Target="media/image28.jpeg"/><Relationship Id="rId31" Type="http://schemas.openxmlformats.org/officeDocument/2006/relationships/image" Target="media/image27.jpeg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jpeg"/><Relationship Id="rId28" Type="http://schemas.openxmlformats.org/officeDocument/2006/relationships/image" Target="media/image24.jpeg"/><Relationship Id="rId27" Type="http://schemas.openxmlformats.org/officeDocument/2006/relationships/image" Target="media/image23.jpeg"/><Relationship Id="rId26" Type="http://schemas.openxmlformats.org/officeDocument/2006/relationships/image" Target="media/image22.jpeg"/><Relationship Id="rId25" Type="http://schemas.openxmlformats.org/officeDocument/2006/relationships/image" Target="media/image21.png"/><Relationship Id="rId24" Type="http://schemas.openxmlformats.org/officeDocument/2006/relationships/image" Target="media/image20.jpeg"/><Relationship Id="rId23" Type="http://schemas.openxmlformats.org/officeDocument/2006/relationships/image" Target="media/image19.jpeg"/><Relationship Id="rId22" Type="http://schemas.openxmlformats.org/officeDocument/2006/relationships/image" Target="media/image18.jpeg"/><Relationship Id="rId21" Type="http://schemas.openxmlformats.org/officeDocument/2006/relationships/image" Target="media/image17.jpe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jpeg"/><Relationship Id="rId18" Type="http://schemas.openxmlformats.org/officeDocument/2006/relationships/image" Target="media/image14.jpeg"/><Relationship Id="rId17" Type="http://schemas.openxmlformats.org/officeDocument/2006/relationships/image" Target="media/image13.jpeg"/><Relationship Id="rId16" Type="http://schemas.openxmlformats.org/officeDocument/2006/relationships/image" Target="media/image12.jpeg"/><Relationship Id="rId15" Type="http://schemas.openxmlformats.org/officeDocument/2006/relationships/image" Target="media/image11.png"/><Relationship Id="rId14" Type="http://schemas.openxmlformats.org/officeDocument/2006/relationships/image" Target="media/image10.jpeg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4588</Words>
  <Characters>4909</Characters>
  <Lines>0</Lines>
  <Paragraphs>0</Paragraphs>
  <TotalTime>29</TotalTime>
  <ScaleCrop>false</ScaleCrop>
  <LinksUpToDate>false</LinksUpToDate>
  <CharactersWithSpaces>4909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2022-04-13T01:00:00Z</dcterms:created>
  <dc:creator>Admin</dc:creator>
  <cp:lastModifiedBy>碧海蓝天</cp:lastModifiedBy>
  <dcterms:modified xsi:type="dcterms:W3CDTF">2026-03-06T07:40:55Z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75855920A4FA4AD9AFC508B8FB64B79F_13</vt:lpwstr>
  </property>
  <property fmtid="{D5CDD505-2E9C-101B-9397-08002B2CF9AE}" pid="4" name="KSOTemplateDocerSaveRecord">
    <vt:lpwstr>eyJoZGlkIjoiMGVkN2JhOTQwOGQwMGIzN2E5NjIwYTkyNzI2ZTcxOTciLCJ1c2VySWQiOiI5MTIzNDg1ODQifQ==</vt:lpwstr>
  </property>
</Properties>
</file>